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17F" w:rsidRDefault="00C0617F" w:rsidP="004E00C6">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Official offset ---</w:t>
      </w:r>
      <w:r w:rsidRPr="00C0617F">
        <w:rPr>
          <w:rFonts w:ascii="Times New Roman" w:eastAsia="Times New Roman" w:hAnsi="Times New Roman" w:cs="Times New Roman"/>
          <w:b/>
          <w:bCs/>
          <w:sz w:val="24"/>
          <w:szCs w:val="24"/>
          <w:bdr w:val="none" w:sz="0" w:space="0" w:color="auto" w:frame="1"/>
        </w:rPr>
        <w:sym w:font="Wingdings" w:char="F0E0"/>
      </w:r>
      <w:r>
        <w:rPr>
          <w:rFonts w:ascii="Times New Roman" w:eastAsia="Times New Roman" w:hAnsi="Times New Roman" w:cs="Times New Roman"/>
          <w:b/>
          <w:bCs/>
          <w:sz w:val="24"/>
          <w:szCs w:val="24"/>
          <w:bdr w:val="none" w:sz="0" w:space="0" w:color="auto" w:frame="1"/>
        </w:rPr>
        <w:t xml:space="preserve">   Sass-lang.com</w:t>
      </w:r>
      <w:bookmarkStart w:id="0" w:name="_GoBack"/>
      <w:bookmarkEnd w:id="0"/>
    </w:p>
    <w:p w:rsidR="00C0617F" w:rsidRDefault="00C0617F" w:rsidP="004E00C6">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4E00C6" w:rsidRPr="00AC1948" w:rsidRDefault="004E00C6" w:rsidP="004E00C6">
      <w:pPr>
        <w:shd w:val="clear" w:color="auto" w:fill="FFFFFF"/>
        <w:spacing w:after="0" w:line="240" w:lineRule="auto"/>
        <w:textAlignment w:val="baseline"/>
        <w:rPr>
          <w:rFonts w:ascii="Times New Roman" w:eastAsia="Times New Roman" w:hAnsi="Times New Roman" w:cs="Times New Roman"/>
          <w:sz w:val="24"/>
          <w:szCs w:val="24"/>
        </w:rPr>
      </w:pPr>
      <w:r w:rsidRPr="00AC1948">
        <w:rPr>
          <w:rFonts w:ascii="Times New Roman" w:eastAsia="Times New Roman" w:hAnsi="Times New Roman" w:cs="Times New Roman"/>
          <w:b/>
          <w:bCs/>
          <w:sz w:val="24"/>
          <w:szCs w:val="24"/>
          <w:bdr w:val="none" w:sz="0" w:space="0" w:color="auto" w:frame="1"/>
        </w:rPr>
        <w:t>1) Explain what is Sass? How it can be used?</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Sass stands for Syntactically Awesome </w:t>
      </w:r>
      <w:proofErr w:type="spellStart"/>
      <w:r w:rsidRPr="00AC1948">
        <w:rPr>
          <w:rFonts w:ascii="Times New Roman" w:eastAsia="Times New Roman" w:hAnsi="Times New Roman" w:cs="Times New Roman"/>
        </w:rPr>
        <w:t>Stylesheets</w:t>
      </w:r>
      <w:proofErr w:type="spellEnd"/>
      <w:r w:rsidRPr="00AC1948">
        <w:rPr>
          <w:rFonts w:ascii="Times New Roman" w:eastAsia="Times New Roman" w:hAnsi="Times New Roman" w:cs="Times New Roman"/>
        </w:rPr>
        <w:t xml:space="preserve"> and was created by Hampton Catlin. It is an extension of CSS3, adding nested rules, </w:t>
      </w:r>
      <w:proofErr w:type="spellStart"/>
      <w:r w:rsidRPr="00AC1948">
        <w:rPr>
          <w:rFonts w:ascii="Times New Roman" w:eastAsia="Times New Roman" w:hAnsi="Times New Roman" w:cs="Times New Roman"/>
        </w:rPr>
        <w:t>mixins</w:t>
      </w:r>
      <w:proofErr w:type="spellEnd"/>
      <w:r w:rsidRPr="00AC1948">
        <w:rPr>
          <w:rFonts w:ascii="Times New Roman" w:eastAsia="Times New Roman" w:hAnsi="Times New Roman" w:cs="Times New Roman"/>
        </w:rPr>
        <w:t>, variables, selector inheritance,</w:t>
      </w:r>
      <w:r w:rsidR="00687159" w:rsidRPr="00AC1948">
        <w:rPr>
          <w:rFonts w:ascii="Times New Roman" w:eastAsia="Times New Roman" w:hAnsi="Times New Roman" w:cs="Times New Roman"/>
        </w:rPr>
        <w:t xml:space="preserve"> </w:t>
      </w:r>
      <w:proofErr w:type="gramStart"/>
      <w:r w:rsidR="00687159" w:rsidRPr="00AC1948">
        <w:rPr>
          <w:rFonts w:ascii="Times New Roman" w:eastAsia="Times New Roman" w:hAnsi="Times New Roman" w:cs="Times New Roman"/>
        </w:rPr>
        <w:t>placeholder</w:t>
      </w:r>
      <w:proofErr w:type="gramEnd"/>
      <w:r w:rsidR="00687159" w:rsidRPr="00AC1948">
        <w:rPr>
          <w:rFonts w:ascii="Times New Roman" w:eastAsia="Times New Roman" w:hAnsi="Times New Roman" w:cs="Times New Roman"/>
        </w:rPr>
        <w:t>, extend, import</w:t>
      </w:r>
      <w:r w:rsidRPr="00AC1948">
        <w:rPr>
          <w:rFonts w:ascii="Times New Roman" w:eastAsia="Times New Roman" w:hAnsi="Times New Roman" w:cs="Times New Roman"/>
        </w:rPr>
        <w:t xml:space="preserve"> etc.</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Sass can be used in three ways</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command line tool</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standalone Ruby module</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plugin for any Rack-enabled framework</w:t>
      </w: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rPr>
      </w:pP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b/>
          <w:bCs/>
          <w:bdr w:val="none" w:sz="0" w:space="0" w:color="auto" w:frame="1"/>
        </w:rPr>
        <w:t>2) List out the key features for Sass?</w:t>
      </w:r>
    </w:p>
    <w:p w:rsidR="00FD4128" w:rsidRPr="00AC1948" w:rsidRDefault="00FD4128" w:rsidP="00FD4128">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Key features for Sass include</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Full CSS3-compatible</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Language extensions such as nesting, variables, placeholder, extend, import and </w:t>
      </w:r>
      <w:proofErr w:type="spellStart"/>
      <w:r w:rsidRPr="00AC1948">
        <w:rPr>
          <w:rFonts w:ascii="Times New Roman" w:eastAsia="Times New Roman" w:hAnsi="Times New Roman" w:cs="Times New Roman"/>
        </w:rPr>
        <w:t>mixins</w:t>
      </w:r>
      <w:proofErr w:type="spellEnd"/>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Many useful functions for manipulating colors and other values</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Advanced features like control directives for libraries</w:t>
      </w:r>
    </w:p>
    <w:p w:rsidR="00FD4128" w:rsidRPr="00AC1948" w:rsidRDefault="00FD4128" w:rsidP="0014321B">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Well-formatted, customizable output</w:t>
      </w:r>
    </w:p>
    <w:p w:rsidR="00FD4128" w:rsidRPr="00AC1948" w:rsidRDefault="00FD4128" w:rsidP="00FD4128">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3) What are the reasons behind using SASS?</w:t>
      </w:r>
    </w:p>
    <w:p w:rsidR="00FD4128" w:rsidRPr="00AC1948" w:rsidRDefault="00FD4128" w:rsidP="00FD4128">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Following are some important reasons behind the popularity of SASS.</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You can write codes easily and efficiently, and they are easy to maintain.</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 pre-processing language which provides its syntax for CSS.</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 superset of CSS which contains all the features of CSS and is an open source pre-processor, coded in Ruby.</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more stable and powerful CSS extension and style documents more clearly and structurally.</w:t>
      </w:r>
    </w:p>
    <w:p w:rsidR="00573A7A" w:rsidRPr="00AC1948" w:rsidRDefault="00FD4128" w:rsidP="00573A7A">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facilitates reusability methods, logic statements and some of the built-in functions like color manipulation, mathematics, and parameter lists item.</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more stable, powerful and fully compatible to CSS3.</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time-saving because it facilitates you to write CSS in less code.</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uses its syntax.</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based on the JavaScript and superset of CSS.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an Open source pre-processor that interprets into CSS.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contains various functions for manipulating colors and other values.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has advanced control directives for libraries.</w:t>
      </w:r>
    </w:p>
    <w:p w:rsidR="00573A7A" w:rsidRPr="00AC1948" w:rsidRDefault="00573A7A" w:rsidP="00214AA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provides well formatted, customizable output.</w:t>
      </w:r>
    </w:p>
    <w:p w:rsidR="00214AAA" w:rsidRPr="00AC1948" w:rsidRDefault="00AC1948"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4</w:t>
      </w:r>
      <w:r w:rsidR="00214AAA" w:rsidRPr="00AC1948">
        <w:rPr>
          <w:rFonts w:ascii="Times New Roman" w:eastAsia="Times New Roman" w:hAnsi="Times New Roman" w:cs="Times New Roman"/>
          <w:b/>
          <w:sz w:val="24"/>
          <w:szCs w:val="24"/>
        </w:rPr>
        <w:t>) What are the advantages of Sass?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Time saving.</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More efficient and quicker.</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Compatible with all versions of CSS.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lastRenderedPageBreak/>
        <w:t>You can use nested syntax and useful functions such as color manipulation, mathematics and other values.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Write clean CSS in programming construct</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the super set of the CSS and using nested and others value.</w:t>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14321B" w:rsidRPr="00AC1948" w:rsidRDefault="0014321B"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661D53F0" wp14:editId="0E2A055E">
            <wp:extent cx="3943847" cy="179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43232" cy="1796715"/>
                    </a:xfrm>
                    <a:prstGeom prst="rect">
                      <a:avLst/>
                    </a:prstGeom>
                  </pic:spPr>
                </pic:pic>
              </a:graphicData>
            </a:graphic>
          </wp:inline>
        </w:drawing>
      </w: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D1C9F31" wp14:editId="4E1415E8">
            <wp:extent cx="5152445" cy="1009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49001" cy="1009141"/>
                    </a:xfrm>
                    <a:prstGeom prst="rect">
                      <a:avLst/>
                    </a:prstGeom>
                  </pic:spPr>
                </pic:pic>
              </a:graphicData>
            </a:graphic>
          </wp:inline>
        </w:drawing>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AC1948" w:rsidRDefault="00AC1948" w:rsidP="00FD4128">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sz w:val="24"/>
          <w:szCs w:val="24"/>
        </w:rPr>
      </w:pPr>
      <w:r w:rsidRPr="00AC1948">
        <w:rPr>
          <w:rFonts w:ascii="Times New Roman" w:eastAsia="Times New Roman" w:hAnsi="Times New Roman" w:cs="Times New Roman"/>
          <w:b/>
          <w:bCs/>
          <w:sz w:val="24"/>
          <w:szCs w:val="24"/>
          <w:bdr w:val="none" w:sz="0" w:space="0" w:color="auto" w:frame="1"/>
        </w:rPr>
        <w:t>5) Explain what is the difference between Sass and SCSS?</w:t>
      </w:r>
    </w:p>
    <w:p w:rsidR="00FD4128" w:rsidRPr="00AC1948" w:rsidRDefault="00FD4128" w:rsidP="00FD4128">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The difference between Sass and SCSS is that,</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Sass is a CSS pre-processor with syntax advancements and an extension of CSS3</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Sass has two syntax</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The first syntax is “SCSS” and it uses the .</w:t>
      </w:r>
      <w:proofErr w:type="spellStart"/>
      <w:r w:rsidRPr="00AC1948">
        <w:rPr>
          <w:rFonts w:ascii="Times New Roman" w:eastAsia="Times New Roman" w:hAnsi="Times New Roman" w:cs="Times New Roman"/>
        </w:rPr>
        <w:t>scss</w:t>
      </w:r>
      <w:proofErr w:type="spellEnd"/>
      <w:r w:rsidRPr="00AC1948">
        <w:rPr>
          <w:rFonts w:ascii="Times New Roman" w:eastAsia="Times New Roman" w:hAnsi="Times New Roman" w:cs="Times New Roman"/>
        </w:rPr>
        <w:t xml:space="preserve"> extension</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The other syntax is indented syntax or just “Sass” and it uses the .sass extension</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While Sass has loose syntax with white space and no semicolons, the SCSS resembles more to CSS</w:t>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3994FE7" wp14:editId="5B9B3CF7">
            <wp:extent cx="5367130" cy="23774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70419" cy="2378897"/>
                    </a:xfrm>
                    <a:prstGeom prst="rect">
                      <a:avLst/>
                    </a:prstGeom>
                  </pic:spPr>
                </pic:pic>
              </a:graphicData>
            </a:graphic>
          </wp:inline>
        </w:drawing>
      </w: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6D7EA6B8" wp14:editId="2ECEDCA0">
            <wp:extent cx="1089329" cy="326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87438" cy="325437"/>
                    </a:xfrm>
                    <a:prstGeom prst="rect">
                      <a:avLst/>
                    </a:prstGeom>
                  </pic:spPr>
                </pic:pic>
              </a:graphicData>
            </a:graphic>
          </wp:inline>
        </w:drawing>
      </w: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50F2C2A9" wp14:editId="0C22B3C0">
            <wp:extent cx="2409825" cy="136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09825" cy="1362075"/>
                    </a:xfrm>
                    <a:prstGeom prst="rect">
                      <a:avLst/>
                    </a:prstGeom>
                  </pic:spPr>
                </pic:pic>
              </a:graphicData>
            </a:graphic>
          </wp:inline>
        </w:drawing>
      </w:r>
      <w:r w:rsidR="002C03A2">
        <w:rPr>
          <w:noProof/>
        </w:rPr>
        <w:t xml:space="preserve">           </w:t>
      </w:r>
      <w:r w:rsidR="002C03A2">
        <w:rPr>
          <w:noProof/>
          <w:lang w:bidi="bn-BD"/>
        </w:rPr>
        <w:drawing>
          <wp:inline distT="0" distB="0" distL="0" distR="0" wp14:anchorId="075B0E2E" wp14:editId="4B3BB5E7">
            <wp:extent cx="3629025" cy="182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9025" cy="1828800"/>
                    </a:xfrm>
                    <a:prstGeom prst="rect">
                      <a:avLst/>
                    </a:prstGeom>
                  </pic:spPr>
                </pic:pic>
              </a:graphicData>
            </a:graphic>
          </wp:inline>
        </w:drawing>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FD4128" w:rsidRPr="00AC1948" w:rsidRDefault="00AC1948" w:rsidP="00FD4128">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6</w:t>
      </w:r>
      <w:r w:rsidR="00FD4128" w:rsidRPr="00AC1948">
        <w:rPr>
          <w:rFonts w:ascii="Times New Roman" w:eastAsia="Times New Roman" w:hAnsi="Times New Roman" w:cs="Times New Roman"/>
          <w:b/>
          <w:sz w:val="24"/>
          <w:szCs w:val="24"/>
        </w:rPr>
        <w:t>) Which variable is used to define SASS?</w:t>
      </w:r>
    </w:p>
    <w:p w:rsidR="00BF0C4D" w:rsidRPr="00AC1948" w:rsidRDefault="00FD4128" w:rsidP="00FD4128">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A variable begins with a dollar ($) sign, and the assignment of the variable is completed with a semicolon (;) sign.</w:t>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A5684DF" wp14:editId="54343AB9">
            <wp:extent cx="4134678" cy="1431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8809" cy="1432665"/>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2BDB1A2" wp14:editId="7254794D">
            <wp:extent cx="5343276" cy="29976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1358" cy="2996566"/>
                    </a:xfrm>
                    <a:prstGeom prst="rect">
                      <a:avLst/>
                    </a:prstGeom>
                  </pic:spPr>
                </pic:pic>
              </a:graphicData>
            </a:graphic>
          </wp:inline>
        </w:drawing>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7</w:t>
      </w:r>
      <w:r w:rsidR="00214AAA" w:rsidRPr="001D4E53">
        <w:rPr>
          <w:rFonts w:ascii="Times New Roman" w:eastAsia="Times New Roman" w:hAnsi="Times New Roman" w:cs="Times New Roman"/>
          <w:b/>
          <w:sz w:val="24"/>
          <w:szCs w:val="24"/>
        </w:rPr>
        <w:t>) What are nested rules in Sass?</w:t>
      </w:r>
    </w:p>
    <w:p w:rsidR="00214AAA" w:rsidRPr="00AC1948" w:rsidRDefault="00214AAA" w:rsidP="00214AAA">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Nesting is a method of combining multiple logic structures within one another. In Sass, various CSS rules are connected to one another.</w:t>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DBE7CEE" wp14:editId="7FCB76F8">
            <wp:extent cx="4874150" cy="27113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2766" cy="2710625"/>
                    </a:xfrm>
                    <a:prstGeom prst="rect">
                      <a:avLst/>
                    </a:prstGeom>
                  </pic:spPr>
                </pic:pic>
              </a:graphicData>
            </a:graphic>
          </wp:inline>
        </w:drawing>
      </w: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BA0175B" wp14:editId="07ACE34A">
            <wp:extent cx="4937759" cy="2401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4459" cy="2399689"/>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0E985093" wp14:editId="0457BDD8">
            <wp:extent cx="2514600" cy="1200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4600" cy="1200150"/>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All part like </w:t>
      </w:r>
      <w:proofErr w:type="spellStart"/>
      <w:r w:rsidRPr="00AC1948">
        <w:rPr>
          <w:rFonts w:ascii="Times New Roman" w:eastAsia="Times New Roman" w:hAnsi="Times New Roman" w:cs="Times New Roman"/>
        </w:rPr>
        <w:t>nav</w:t>
      </w:r>
      <w:proofErr w:type="spellEnd"/>
      <w:r w:rsidRPr="00AC1948">
        <w:rPr>
          <w:rFonts w:ascii="Times New Roman" w:eastAsia="Times New Roman" w:hAnsi="Times New Roman" w:cs="Times New Roman"/>
        </w:rPr>
        <w:t xml:space="preserve">, footer, or </w:t>
      </w:r>
      <w:proofErr w:type="gramStart"/>
      <w:r w:rsidRPr="00AC1948">
        <w:rPr>
          <w:rFonts w:ascii="Times New Roman" w:eastAsia="Times New Roman" w:hAnsi="Times New Roman" w:cs="Times New Roman"/>
        </w:rPr>
        <w:t>pages  file</w:t>
      </w:r>
      <w:proofErr w:type="gramEnd"/>
      <w:r w:rsidRPr="00AC1948">
        <w:rPr>
          <w:rFonts w:ascii="Times New Roman" w:eastAsia="Times New Roman" w:hAnsi="Times New Roman" w:cs="Times New Roman"/>
        </w:rPr>
        <w:t xml:space="preserve"> are separate then we get benefit when we modify those code</w:t>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214AAA"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 xml:space="preserve">8) Define the use of Sass </w:t>
      </w:r>
      <w:proofErr w:type="spellStart"/>
      <w:r w:rsidRPr="001D4E53">
        <w:rPr>
          <w:rFonts w:ascii="Times New Roman" w:eastAsia="Times New Roman" w:hAnsi="Times New Roman" w:cs="Times New Roman"/>
          <w:b/>
          <w:sz w:val="24"/>
          <w:szCs w:val="24"/>
        </w:rPr>
        <w:t>Mixin</w:t>
      </w:r>
      <w:proofErr w:type="spellEnd"/>
      <w:r w:rsidRPr="001D4E53">
        <w:rPr>
          <w:rFonts w:ascii="Times New Roman" w:eastAsia="Times New Roman" w:hAnsi="Times New Roman" w:cs="Times New Roman"/>
          <w:b/>
          <w:sz w:val="24"/>
          <w:szCs w:val="24"/>
        </w:rPr>
        <w:t xml:space="preserve"> function?</w:t>
      </w:r>
    </w:p>
    <w:p w:rsidR="00214AAA" w:rsidRPr="00AC1948" w:rsidRDefault="00214AAA" w:rsidP="00214AAA">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The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function is used to define styles. Functions and </w:t>
      </w:r>
      <w:proofErr w:type="spellStart"/>
      <w:r w:rsidRPr="00AC1948">
        <w:rPr>
          <w:rFonts w:ascii="Times New Roman" w:eastAsia="Times New Roman" w:hAnsi="Times New Roman" w:cs="Times New Roman"/>
        </w:rPr>
        <w:t>Mixins</w:t>
      </w:r>
      <w:proofErr w:type="spellEnd"/>
      <w:r w:rsidRPr="00AC1948">
        <w:rPr>
          <w:rFonts w:ascii="Times New Roman" w:eastAsia="Times New Roman" w:hAnsi="Times New Roman" w:cs="Times New Roman"/>
        </w:rPr>
        <w:t xml:space="preserve"> are very similar. You can re-use this style throughout the style sheet. To re-use it you do not need to resort the non-semantic classes like .float-left. The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can store multiple values or parameters and call a function to avoid writing repetitive codes. It names can use underscores and hyphens interchangeably.</w:t>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653F4E"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51AC1EA" wp14:editId="5E8DFB8F">
            <wp:extent cx="4818490" cy="2297927"/>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0404" cy="2298840"/>
                    </a:xfrm>
                    <a:prstGeom prst="rect">
                      <a:avLst/>
                    </a:prstGeom>
                  </pic:spPr>
                </pic:pic>
              </a:graphicData>
            </a:graphic>
          </wp:inline>
        </w:drawing>
      </w: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8D47A1" w:rsidRPr="00AC1948" w:rsidRDefault="008D47A1" w:rsidP="0014321B">
      <w:pPr>
        <w:shd w:val="clear" w:color="auto" w:fill="FFFFFF"/>
        <w:spacing w:after="0" w:line="240" w:lineRule="auto"/>
        <w:textAlignment w:val="baseline"/>
        <w:rPr>
          <w:rFonts w:ascii="Times New Roman" w:eastAsia="Times New Roman" w:hAnsi="Times New Roman" w:cs="Times New Roman"/>
        </w:rPr>
      </w:pPr>
    </w:p>
    <w:p w:rsidR="008D47A1" w:rsidRPr="001D4E53" w:rsidRDefault="001D4E53" w:rsidP="008D47A1">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9</w:t>
      </w:r>
      <w:r w:rsidR="008D47A1" w:rsidRPr="001D4E53">
        <w:rPr>
          <w:rFonts w:ascii="Times New Roman" w:eastAsia="Times New Roman" w:hAnsi="Times New Roman" w:cs="Times New Roman"/>
          <w:b/>
          <w:sz w:val="24"/>
          <w:szCs w:val="24"/>
        </w:rPr>
        <w:t>) What is the use of @extend directive in SASS?</w:t>
      </w:r>
    </w:p>
    <w:p w:rsidR="008D47A1" w:rsidRPr="00AC1948" w:rsidRDefault="008D47A1" w:rsidP="008D47A1">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The SASS @extend directive is used to share a set of CSS properties from one selector to another. It is a very important and useful feature of Sass. It allows classes to share a set of properties with one another. It makes your code less and facilitates you to rewrite it repeatedly.</w:t>
      </w: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653F4E" w:rsidRPr="00AC1948" w:rsidRDefault="00622A0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07F876B8" wp14:editId="61EF152F">
            <wp:extent cx="5057030" cy="1963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4562" cy="1963013"/>
                    </a:xfrm>
                    <a:prstGeom prst="rect">
                      <a:avLst/>
                    </a:prstGeom>
                  </pic:spPr>
                </pic:pic>
              </a:graphicData>
            </a:graphic>
          </wp:inline>
        </w:drawing>
      </w:r>
    </w:p>
    <w:p w:rsidR="00622A09" w:rsidRPr="00AC1948" w:rsidRDefault="00622A09" w:rsidP="0014321B">
      <w:pPr>
        <w:shd w:val="clear" w:color="auto" w:fill="FFFFFF"/>
        <w:spacing w:after="0" w:line="240" w:lineRule="auto"/>
        <w:textAlignment w:val="baseline"/>
        <w:rPr>
          <w:rFonts w:ascii="Times New Roman" w:eastAsia="Times New Roman" w:hAnsi="Times New Roman" w:cs="Times New Roman"/>
        </w:rPr>
      </w:pPr>
    </w:p>
    <w:p w:rsidR="00622A09" w:rsidRPr="00AC1948" w:rsidRDefault="00622A09" w:rsidP="0014321B">
      <w:pPr>
        <w:shd w:val="clear" w:color="auto" w:fill="FFFFFF"/>
        <w:spacing w:after="0" w:line="240" w:lineRule="auto"/>
        <w:textAlignment w:val="baseline"/>
        <w:rPr>
          <w:rFonts w:ascii="Times New Roman" w:eastAsia="Times New Roman" w:hAnsi="Times New Roman" w:cs="Times New Roman"/>
        </w:rPr>
      </w:pPr>
    </w:p>
    <w:p w:rsidR="00622A09" w:rsidRPr="00AC1948" w:rsidRDefault="00F25E9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C0C8996" wp14:editId="78070D57">
            <wp:extent cx="5716988" cy="2250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1635" cy="2252048"/>
                    </a:xfrm>
                    <a:prstGeom prst="rect">
                      <a:avLst/>
                    </a:prstGeom>
                  </pic:spPr>
                </pic:pic>
              </a:graphicData>
            </a:graphic>
          </wp:inline>
        </w:drawing>
      </w: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10</w:t>
      </w:r>
      <w:r w:rsidR="00214AAA" w:rsidRPr="001D4E53">
        <w:rPr>
          <w:rFonts w:ascii="Times New Roman" w:eastAsia="Times New Roman" w:hAnsi="Times New Roman" w:cs="Times New Roman"/>
          <w:b/>
          <w:sz w:val="24"/>
          <w:szCs w:val="24"/>
        </w:rPr>
        <w:t>) What is the way to write a placeholder selector in Sass?</w:t>
      </w:r>
    </w:p>
    <w:p w:rsidR="00280EC4" w:rsidRDefault="00214AAA" w:rsidP="00214AAA">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In Sass, the placeholder selectors can be used with class or id selector. In standard CSS, these are specified with "#" or ".", but in SASS they are replaced with "%". It uses @extend directive to display the result in CSS.</w:t>
      </w:r>
    </w:p>
    <w:p w:rsidR="001D4E53" w:rsidRPr="00AC1948" w:rsidRDefault="001D4E53" w:rsidP="00214AAA">
      <w:pPr>
        <w:shd w:val="clear" w:color="auto" w:fill="FFFFFF"/>
        <w:spacing w:after="0" w:line="240" w:lineRule="auto"/>
        <w:textAlignment w:val="baseline"/>
        <w:rPr>
          <w:rFonts w:ascii="Times New Roman" w:eastAsia="Times New Roman" w:hAnsi="Times New Roman" w:cs="Times New Roman"/>
        </w:rPr>
      </w:pP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4197B83E" wp14:editId="7484031A">
            <wp:extent cx="5940440" cy="221841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19594"/>
                    </a:xfrm>
                    <a:prstGeom prst="rect">
                      <a:avLst/>
                    </a:prstGeom>
                  </pic:spPr>
                </pic:pic>
              </a:graphicData>
            </a:graphic>
          </wp:inline>
        </w:drawing>
      </w: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077801D2" wp14:editId="21EA950E">
            <wp:extent cx="5947576" cy="195602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54713"/>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rPr>
      </w:pPr>
      <w:r w:rsidRPr="001D4E53">
        <w:rPr>
          <w:rFonts w:ascii="Times New Roman" w:eastAsia="Times New Roman" w:hAnsi="Times New Roman" w:cs="Times New Roman"/>
          <w:b/>
          <w:sz w:val="24"/>
        </w:rPr>
        <w:t>11</w:t>
      </w:r>
      <w:r w:rsidR="00214AAA" w:rsidRPr="001D4E53">
        <w:rPr>
          <w:rFonts w:ascii="Times New Roman" w:eastAsia="Times New Roman" w:hAnsi="Times New Roman" w:cs="Times New Roman"/>
          <w:b/>
          <w:sz w:val="24"/>
        </w:rPr>
        <w:t>) What are number operations in Sass?</w:t>
      </w:r>
    </w:p>
    <w:p w:rsidR="00280EC4" w:rsidRPr="00AC1948" w:rsidRDefault="00214AAA" w:rsidP="001D4E53">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In Sass, the number operations are used for mathematical operations like addition, subtraction, multiplication and division. The Sass number operation will do something like take pixel values and convert them to percentages w</w:t>
      </w:r>
      <w:r w:rsidR="001D4E53">
        <w:rPr>
          <w:rFonts w:ascii="Times New Roman" w:eastAsia="Times New Roman" w:hAnsi="Times New Roman" w:cs="Times New Roman"/>
        </w:rPr>
        <w:t>ithout much hassle.</w:t>
      </w: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F6503AA" wp14:editId="214A78D6">
            <wp:extent cx="6438900" cy="180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53634" cy="1813891"/>
                    </a:xfrm>
                    <a:prstGeom prst="rect">
                      <a:avLst/>
                    </a:prstGeom>
                  </pic:spPr>
                </pic:pic>
              </a:graphicData>
            </a:graphic>
          </wp:inline>
        </w:drawing>
      </w:r>
    </w:p>
    <w:p w:rsidR="005C3618" w:rsidRPr="00AC1948" w:rsidRDefault="005C3618" w:rsidP="0014321B">
      <w:pPr>
        <w:shd w:val="clear" w:color="auto" w:fill="FFFFFF"/>
        <w:spacing w:after="0" w:line="240" w:lineRule="auto"/>
        <w:textAlignment w:val="baseline"/>
        <w:rPr>
          <w:rFonts w:ascii="Times New Roman" w:eastAsia="Times New Roman" w:hAnsi="Times New Roman" w:cs="Times New Roman"/>
        </w:rPr>
      </w:pPr>
    </w:p>
    <w:p w:rsidR="005C3618" w:rsidRPr="00AC1948" w:rsidRDefault="002057B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410A68AF" wp14:editId="475ECB3B">
            <wp:extent cx="5943600" cy="293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38780"/>
                    </a:xfrm>
                    <a:prstGeom prst="rect">
                      <a:avLst/>
                    </a:prstGeom>
                  </pic:spPr>
                </pic:pic>
              </a:graphicData>
            </a:graphic>
          </wp:inline>
        </w:drawing>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rPr>
      </w:pPr>
    </w:p>
    <w:p w:rsidR="00700BE4" w:rsidRPr="00AC1948" w:rsidRDefault="00700BE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1AA75F1E" wp14:editId="21F8BCB8">
            <wp:extent cx="5943600" cy="2764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64155"/>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730B46" w:rsidRDefault="00730B46"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12</w:t>
      </w:r>
      <w:r w:rsidR="00214AAA" w:rsidRPr="00730B46">
        <w:rPr>
          <w:rFonts w:ascii="Times New Roman" w:eastAsia="Times New Roman" w:hAnsi="Times New Roman" w:cs="Times New Roman"/>
          <w:b/>
          <w:sz w:val="24"/>
          <w:szCs w:val="24"/>
        </w:rPr>
        <w:t>) How can we perform Boolean operations in Sass?</w:t>
      </w:r>
    </w:p>
    <w:p w:rsidR="00EB077B" w:rsidRPr="00AC1948" w:rsidRDefault="00214AAA"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Boolean operations can be performed on Sass script by using and, &amp; and not operators.</w:t>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r w:rsidRPr="00AC1948">
        <w:rPr>
          <w:rFonts w:ascii="Times New Roman" w:hAnsi="Times New Roman" w:cs="Times New Roman"/>
          <w:noProof/>
          <w:lang w:bidi="bn-BD"/>
        </w:rPr>
        <w:drawing>
          <wp:inline distT="0" distB="0" distL="0" distR="0" wp14:anchorId="5E6CA8DF" wp14:editId="09975E8A">
            <wp:extent cx="5947576" cy="21229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21580"/>
                    </a:xfrm>
                    <a:prstGeom prst="rect">
                      <a:avLst/>
                    </a:prstGeom>
                  </pic:spPr>
                </pic:pic>
              </a:graphicData>
            </a:graphic>
          </wp:inline>
        </w:drawing>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5C3618" w:rsidRPr="00AC1948" w:rsidRDefault="005C361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0F127A59" wp14:editId="52EC743C">
            <wp:extent cx="5866957" cy="3363402"/>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67400" cy="3363656"/>
                    </a:xfrm>
                    <a:prstGeom prst="rect">
                      <a:avLst/>
                    </a:prstGeom>
                  </pic:spPr>
                </pic:pic>
              </a:graphicData>
            </a:graphic>
          </wp:inline>
        </w:drawing>
      </w: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0D129A" w:rsidRPr="00AC1948" w:rsidRDefault="000D129A" w:rsidP="0014321B">
      <w:pPr>
        <w:shd w:val="clear" w:color="auto" w:fill="FFFFFF"/>
        <w:spacing w:after="0" w:line="240" w:lineRule="auto"/>
        <w:textAlignment w:val="baseline"/>
        <w:rPr>
          <w:rFonts w:ascii="Times New Roman" w:eastAsia="Times New Roman" w:hAnsi="Times New Roman" w:cs="Times New Roman"/>
        </w:rPr>
      </w:pPr>
    </w:p>
    <w:p w:rsidR="000D129A" w:rsidRPr="00AC1948" w:rsidRDefault="000D129A"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5433FBB6" wp14:editId="694C4DC1">
            <wp:extent cx="594757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10336"/>
                    </a:xfrm>
                    <a:prstGeom prst="rect">
                      <a:avLst/>
                    </a:prstGeom>
                  </pic:spPr>
                </pic:pic>
              </a:graphicData>
            </a:graphic>
          </wp:inline>
        </w:drawing>
      </w: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F4FE0BF" wp14:editId="266DCDFD">
            <wp:extent cx="5947000" cy="19242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923116"/>
                    </a:xfrm>
                    <a:prstGeom prst="rect">
                      <a:avLst/>
                    </a:prstGeom>
                  </pic:spPr>
                </pic:pic>
              </a:graphicData>
            </a:graphic>
          </wp:inline>
        </w:drawing>
      </w: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5D842B24" wp14:editId="3277E1D1">
            <wp:extent cx="5934919" cy="18685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71289"/>
                    </a:xfrm>
                    <a:prstGeom prst="rect">
                      <a:avLst/>
                    </a:prstGeom>
                  </pic:spPr>
                </pic:pic>
              </a:graphicData>
            </a:graphic>
          </wp:inline>
        </w:drawing>
      </w:r>
    </w:p>
    <w:p w:rsidR="001A3D48" w:rsidRPr="00AC1948" w:rsidRDefault="001A3D48" w:rsidP="0014321B">
      <w:pPr>
        <w:shd w:val="clear" w:color="auto" w:fill="FFFFFF"/>
        <w:spacing w:after="0" w:line="240" w:lineRule="auto"/>
        <w:textAlignment w:val="baseline"/>
        <w:rPr>
          <w:rFonts w:ascii="Times New Roman" w:eastAsia="Times New Roman" w:hAnsi="Times New Roman" w:cs="Times New Roman"/>
        </w:rPr>
      </w:pPr>
    </w:p>
    <w:p w:rsidR="001A3D48" w:rsidRPr="00AC1948" w:rsidRDefault="001A3D4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C1ECB52" wp14:editId="046ACBB4">
            <wp:extent cx="5943600" cy="1066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66165"/>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730B46" w:rsidRDefault="00730B46"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13</w:t>
      </w:r>
      <w:r w:rsidR="00214AAA" w:rsidRPr="00730B46">
        <w:rPr>
          <w:rFonts w:ascii="Times New Roman" w:eastAsia="Times New Roman" w:hAnsi="Times New Roman" w:cs="Times New Roman"/>
          <w:b/>
          <w:sz w:val="24"/>
          <w:szCs w:val="24"/>
        </w:rPr>
        <w:t>) What are the color operations in Sass?</w:t>
      </w:r>
    </w:p>
    <w:p w:rsidR="00214AAA" w:rsidRPr="00AC1948" w:rsidRDefault="00214AAA" w:rsidP="00214AAA">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In Sass, color operation allows to use color In Sass, color operation allows to use color components along with arithmetic operations</w:t>
      </w: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101573BD" wp14:editId="2205C7BE">
            <wp:extent cx="5941399" cy="1704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05606"/>
                    </a:xfrm>
                    <a:prstGeom prst="rect">
                      <a:avLst/>
                    </a:prstGeom>
                  </pic:spPr>
                </pic:pic>
              </a:graphicData>
            </a:graphic>
          </wp:inline>
        </w:drawing>
      </w: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52CC92B3" wp14:editId="0D24AC3B">
            <wp:extent cx="5947049" cy="244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39634"/>
                    </a:xfrm>
                    <a:prstGeom prst="rect">
                      <a:avLst/>
                    </a:prstGeom>
                  </pic:spPr>
                </pic:pic>
              </a:graphicData>
            </a:graphic>
          </wp:inline>
        </w:drawing>
      </w: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52F006AF" wp14:editId="5D3D4AB4">
            <wp:extent cx="5947576" cy="187650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875254"/>
                    </a:xfrm>
                    <a:prstGeom prst="rect">
                      <a:avLst/>
                    </a:prstGeom>
                  </pic:spPr>
                </pic:pic>
              </a:graphicData>
            </a:graphic>
          </wp:inline>
        </w:drawing>
      </w:r>
    </w:p>
    <w:p w:rsidR="00257787" w:rsidRPr="00AC1948" w:rsidRDefault="00257787" w:rsidP="0014321B">
      <w:pPr>
        <w:shd w:val="clear" w:color="auto" w:fill="FFFFFF"/>
        <w:spacing w:after="0" w:line="240" w:lineRule="auto"/>
        <w:textAlignment w:val="baseline"/>
        <w:rPr>
          <w:rFonts w:ascii="Times New Roman" w:eastAsia="Times New Roman" w:hAnsi="Times New Roman" w:cs="Times New Roman"/>
        </w:rPr>
      </w:pPr>
    </w:p>
    <w:p w:rsidR="00257787" w:rsidRPr="00AC1948" w:rsidRDefault="0025778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1367C125" wp14:editId="0E69758C">
            <wp:extent cx="5943600" cy="1362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62075"/>
                    </a:xfrm>
                    <a:prstGeom prst="rect">
                      <a:avLst/>
                    </a:prstGeom>
                  </pic:spPr>
                </pic:pic>
              </a:graphicData>
            </a:graphic>
          </wp:inline>
        </w:drawing>
      </w:r>
    </w:p>
    <w:p w:rsidR="008F32D7" w:rsidRPr="00AC1948" w:rsidRDefault="008F32D7" w:rsidP="0014321B">
      <w:pPr>
        <w:shd w:val="clear" w:color="auto" w:fill="FFFFFF"/>
        <w:spacing w:after="0" w:line="240" w:lineRule="auto"/>
        <w:textAlignment w:val="baseline"/>
        <w:rPr>
          <w:rFonts w:ascii="Times New Roman" w:eastAsia="Times New Roman" w:hAnsi="Times New Roman" w:cs="Times New Roman"/>
        </w:rPr>
      </w:pPr>
    </w:p>
    <w:p w:rsidR="00280EC4" w:rsidRPr="00AC1948" w:rsidRDefault="009C336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ECF2BCF" wp14:editId="6CD0ADFD">
            <wp:extent cx="5935779" cy="18128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15286"/>
                    </a:xfrm>
                    <a:prstGeom prst="rect">
                      <a:avLst/>
                    </a:prstGeom>
                  </pic:spPr>
                </pic:pic>
              </a:graphicData>
            </a:graphic>
          </wp:inline>
        </w:drawing>
      </w: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1CAFC49D" wp14:editId="1E167EB3">
            <wp:extent cx="5943600" cy="1361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61440"/>
                    </a:xfrm>
                    <a:prstGeom prst="rect">
                      <a:avLst/>
                    </a:prstGeom>
                  </pic:spPr>
                </pic:pic>
              </a:graphicData>
            </a:graphic>
          </wp:inline>
        </w:drawing>
      </w:r>
    </w:p>
    <w:p w:rsidR="00CA7DD7" w:rsidRPr="00AC1948" w:rsidRDefault="00CA7DD7" w:rsidP="0014321B">
      <w:pPr>
        <w:shd w:val="clear" w:color="auto" w:fill="FFFFFF"/>
        <w:spacing w:after="0" w:line="240" w:lineRule="auto"/>
        <w:textAlignment w:val="baseline"/>
        <w:rPr>
          <w:rFonts w:ascii="Times New Roman" w:eastAsia="Times New Roman" w:hAnsi="Times New Roman" w:cs="Times New Roman"/>
        </w:rPr>
      </w:pPr>
    </w:p>
    <w:p w:rsidR="00CA7DD7" w:rsidRPr="00AC1948" w:rsidRDefault="00CA7DD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60074D53" wp14:editId="132E611E">
            <wp:extent cx="5828306" cy="189241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9300" cy="1892734"/>
                    </a:xfrm>
                    <a:prstGeom prst="rect">
                      <a:avLst/>
                    </a:prstGeom>
                  </pic:spPr>
                </pic:pic>
              </a:graphicData>
            </a:graphic>
          </wp:inline>
        </w:drawing>
      </w: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55067F4" wp14:editId="28B0F45A">
            <wp:extent cx="5933939"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48600"/>
                    </a:xfrm>
                    <a:prstGeom prst="rect">
                      <a:avLst/>
                    </a:prstGeom>
                  </pic:spPr>
                </pic:pic>
              </a:graphicData>
            </a:graphic>
          </wp:inline>
        </w:drawing>
      </w: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79AEC26" wp14:editId="7D624445">
            <wp:extent cx="5438692" cy="20196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36538" cy="2018831"/>
                    </a:xfrm>
                    <a:prstGeom prst="rect">
                      <a:avLst/>
                    </a:prstGeom>
                  </pic:spPr>
                </pic:pic>
              </a:graphicData>
            </a:graphic>
          </wp:inline>
        </w:drawing>
      </w:r>
    </w:p>
    <w:p w:rsidR="00B332FD" w:rsidRPr="00AC1948" w:rsidRDefault="00B332FD" w:rsidP="0014321B">
      <w:pPr>
        <w:shd w:val="clear" w:color="auto" w:fill="FFFFFF"/>
        <w:spacing w:after="0" w:line="240" w:lineRule="auto"/>
        <w:textAlignment w:val="baseline"/>
        <w:rPr>
          <w:rFonts w:ascii="Times New Roman" w:eastAsia="Times New Roman" w:hAnsi="Times New Roman" w:cs="Times New Roman"/>
        </w:rPr>
      </w:pPr>
    </w:p>
    <w:p w:rsidR="00B332FD" w:rsidRPr="00AC1948" w:rsidRDefault="00B332FD" w:rsidP="0014321B">
      <w:pPr>
        <w:shd w:val="clear" w:color="auto" w:fill="FFFFFF"/>
        <w:spacing w:after="0" w:line="240" w:lineRule="auto"/>
        <w:textAlignment w:val="baseline"/>
        <w:rPr>
          <w:rFonts w:ascii="Times New Roman" w:eastAsia="Times New Roman" w:hAnsi="Times New Roman" w:cs="Times New Roman"/>
        </w:rPr>
      </w:pPr>
    </w:p>
    <w:p w:rsidR="00B332FD" w:rsidRPr="00AC1948" w:rsidRDefault="006540FB"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DE1FC6F" wp14:editId="219E016C">
            <wp:extent cx="5955527" cy="2544418"/>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57893" cy="2545429"/>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45A95092" wp14:editId="0B84BDB2">
            <wp:extent cx="5943600" cy="1842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42770"/>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B45616">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@content best and more uses in Media Query.</w:t>
      </w:r>
    </w:p>
    <w:p w:rsidR="00F2486C" w:rsidRPr="00AC1948" w:rsidRDefault="00F2486C" w:rsidP="00B45616">
      <w:pPr>
        <w:shd w:val="clear" w:color="auto" w:fill="FFFFFF"/>
        <w:spacing w:after="0" w:line="240" w:lineRule="auto"/>
        <w:textAlignment w:val="baseline"/>
        <w:rPr>
          <w:rFonts w:ascii="Times New Roman" w:eastAsia="Times New Roman" w:hAnsi="Times New Roman" w:cs="Times New Roman"/>
        </w:rPr>
      </w:pPr>
    </w:p>
    <w:p w:rsidR="00F2486C" w:rsidRPr="00AC1948" w:rsidRDefault="00F2486C" w:rsidP="00B45616">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E6E022B" wp14:editId="5D5627C7">
            <wp:extent cx="4237572"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8625" cy="2560956"/>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E6545C" w:rsidRPr="00AC1948" w:rsidRDefault="00E6545C" w:rsidP="0014321B">
      <w:pPr>
        <w:shd w:val="clear" w:color="auto" w:fill="FFFFFF"/>
        <w:spacing w:after="0" w:line="240" w:lineRule="auto"/>
        <w:textAlignment w:val="baseline"/>
        <w:rPr>
          <w:rFonts w:ascii="Times New Roman" w:eastAsia="Times New Roman" w:hAnsi="Times New Roman" w:cs="Times New Roman"/>
        </w:rPr>
      </w:pPr>
    </w:p>
    <w:p w:rsidR="00E6545C" w:rsidRPr="00AC1948" w:rsidRDefault="00E6545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4D40D662" wp14:editId="4B6D4651">
            <wp:extent cx="5946893" cy="20196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018513"/>
                    </a:xfrm>
                    <a:prstGeom prst="rect">
                      <a:avLst/>
                    </a:prstGeom>
                  </pic:spPr>
                </pic:pic>
              </a:graphicData>
            </a:graphic>
          </wp:inline>
        </w:drawing>
      </w:r>
    </w:p>
    <w:p w:rsidR="00BF040D" w:rsidRPr="00AC1948" w:rsidRDefault="00BF040D" w:rsidP="0014321B">
      <w:pPr>
        <w:shd w:val="clear" w:color="auto" w:fill="FFFFFF"/>
        <w:spacing w:after="0" w:line="240" w:lineRule="auto"/>
        <w:textAlignment w:val="baseline"/>
        <w:rPr>
          <w:rFonts w:ascii="Times New Roman" w:eastAsia="Times New Roman" w:hAnsi="Times New Roman" w:cs="Times New Roman"/>
        </w:rPr>
      </w:pPr>
    </w:p>
    <w:p w:rsidR="00BF040D" w:rsidRPr="00AC1948" w:rsidRDefault="00BF040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3A2F6DAA" wp14:editId="488EDD3D">
            <wp:extent cx="5943600" cy="2015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15490"/>
                    </a:xfrm>
                    <a:prstGeom prst="rect">
                      <a:avLst/>
                    </a:prstGeom>
                  </pic:spPr>
                </pic:pic>
              </a:graphicData>
            </a:graphic>
          </wp:inline>
        </w:drawing>
      </w: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BCA35C4" wp14:editId="077D7A6C">
            <wp:extent cx="5943600" cy="15411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41145"/>
                    </a:xfrm>
                    <a:prstGeom prst="rect">
                      <a:avLst/>
                    </a:prstGeom>
                  </pic:spPr>
                </pic:pic>
              </a:graphicData>
            </a:graphic>
          </wp:inline>
        </w:drawing>
      </w: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73CE2905" wp14:editId="47088FF7">
            <wp:extent cx="5937287" cy="1971924"/>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974021"/>
                    </a:xfrm>
                    <a:prstGeom prst="rect">
                      <a:avLst/>
                    </a:prstGeom>
                  </pic:spPr>
                </pic:pic>
              </a:graphicData>
            </a:graphic>
          </wp:inline>
        </w:drawing>
      </w: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2E87C6D5" wp14:editId="29E39386">
            <wp:extent cx="5941557" cy="189241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893062"/>
                    </a:xfrm>
                    <a:prstGeom prst="rect">
                      <a:avLst/>
                    </a:prstGeom>
                  </pic:spPr>
                </pic:pic>
              </a:graphicData>
            </a:graphic>
          </wp:inline>
        </w:drawing>
      </w: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1A9F53B9" wp14:editId="6D5BA417">
            <wp:extent cx="5947576" cy="191626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914983"/>
                    </a:xfrm>
                    <a:prstGeom prst="rect">
                      <a:avLst/>
                    </a:prstGeom>
                  </pic:spPr>
                </pic:pic>
              </a:graphicData>
            </a:graphic>
          </wp:inline>
        </w:drawing>
      </w: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6FB2F5EC" wp14:editId="3F914A68">
            <wp:extent cx="5943600" cy="17627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62760"/>
                    </a:xfrm>
                    <a:prstGeom prst="rect">
                      <a:avLst/>
                    </a:prstGeom>
                  </pic:spPr>
                </pic:pic>
              </a:graphicData>
            </a:graphic>
          </wp:inline>
        </w:drawing>
      </w: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43E0525F" wp14:editId="0FC4D125">
            <wp:extent cx="5938864" cy="205938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61030"/>
                    </a:xfrm>
                    <a:prstGeom prst="rect">
                      <a:avLst/>
                    </a:prstGeom>
                  </pic:spPr>
                </pic:pic>
              </a:graphicData>
            </a:graphic>
          </wp:inline>
        </w:drawing>
      </w: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lang w:bidi="bn-BD"/>
        </w:rPr>
        <w:drawing>
          <wp:inline distT="0" distB="0" distL="0" distR="0" wp14:anchorId="0C9828A0" wp14:editId="445B2DBC">
            <wp:extent cx="5947576" cy="2393343"/>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91743"/>
                    </a:xfrm>
                    <a:prstGeom prst="rect">
                      <a:avLst/>
                    </a:prstGeom>
                  </pic:spPr>
                </pic:pic>
              </a:graphicData>
            </a:graphic>
          </wp:inline>
        </w:drawing>
      </w:r>
    </w:p>
    <w:p w:rsidR="004F3B5B" w:rsidRPr="00AC1948" w:rsidRDefault="004F3B5B" w:rsidP="00730B46">
      <w:pPr>
        <w:shd w:val="clear" w:color="auto" w:fill="FFFFFF"/>
        <w:spacing w:after="0" w:line="240" w:lineRule="auto"/>
        <w:textAlignment w:val="baseline"/>
        <w:rPr>
          <w:rFonts w:ascii="Times New Roman" w:eastAsia="Times New Roman" w:hAnsi="Times New Roman" w:cs="Times New Roman"/>
        </w:rPr>
      </w:pPr>
    </w:p>
    <w:p w:rsidR="00FD4128" w:rsidRPr="00730B46" w:rsidRDefault="00FD4128" w:rsidP="004E00C6">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4E00C6" w:rsidRPr="00AC1948" w:rsidRDefault="00730B46" w:rsidP="004E00C6">
      <w:pPr>
        <w:shd w:val="clear" w:color="auto" w:fill="FFFFFF"/>
        <w:spacing w:after="0" w:line="240" w:lineRule="auto"/>
        <w:textAlignment w:val="baseline"/>
        <w:rPr>
          <w:rFonts w:ascii="Times New Roman" w:eastAsia="Times New Roman" w:hAnsi="Times New Roman" w:cs="Times New Roman"/>
        </w:rPr>
      </w:pPr>
      <w:r w:rsidRPr="00730B46">
        <w:rPr>
          <w:rFonts w:ascii="Times New Roman" w:eastAsia="Times New Roman" w:hAnsi="Times New Roman" w:cs="Times New Roman"/>
          <w:b/>
          <w:bCs/>
          <w:sz w:val="24"/>
          <w:szCs w:val="24"/>
          <w:bdr w:val="none" w:sz="0" w:space="0" w:color="auto" w:frame="1"/>
        </w:rPr>
        <w:t>14</w:t>
      </w:r>
      <w:r w:rsidR="004E00C6" w:rsidRPr="00730B46">
        <w:rPr>
          <w:rFonts w:ascii="Times New Roman" w:eastAsia="Times New Roman" w:hAnsi="Times New Roman" w:cs="Times New Roman"/>
          <w:b/>
          <w:bCs/>
          <w:sz w:val="24"/>
          <w:szCs w:val="24"/>
          <w:bdr w:val="none" w:sz="0" w:space="0" w:color="auto" w:frame="1"/>
        </w:rPr>
        <w:t xml:space="preserve">) List out the Data Types that </w:t>
      </w:r>
      <w:proofErr w:type="spellStart"/>
      <w:r w:rsidR="004E00C6" w:rsidRPr="00730B46">
        <w:rPr>
          <w:rFonts w:ascii="Times New Roman" w:eastAsia="Times New Roman" w:hAnsi="Times New Roman" w:cs="Times New Roman"/>
          <w:b/>
          <w:bCs/>
          <w:sz w:val="24"/>
          <w:szCs w:val="24"/>
          <w:bdr w:val="none" w:sz="0" w:space="0" w:color="auto" w:frame="1"/>
        </w:rPr>
        <w:t>SassScript</w:t>
      </w:r>
      <w:proofErr w:type="spellEnd"/>
      <w:r w:rsidR="004E00C6" w:rsidRPr="00730B46">
        <w:rPr>
          <w:rFonts w:ascii="Times New Roman" w:eastAsia="Times New Roman" w:hAnsi="Times New Roman" w:cs="Times New Roman"/>
          <w:b/>
          <w:bCs/>
          <w:sz w:val="24"/>
          <w:szCs w:val="24"/>
          <w:bdr w:val="none" w:sz="0" w:space="0" w:color="auto" w:frame="1"/>
        </w:rPr>
        <w:t xml:space="preserve"> supports?</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proofErr w:type="spellStart"/>
      <w:r w:rsidRPr="00AC1948">
        <w:rPr>
          <w:rFonts w:ascii="Times New Roman" w:eastAsia="Times New Roman" w:hAnsi="Times New Roman" w:cs="Times New Roman"/>
        </w:rPr>
        <w:t>SassScript</w:t>
      </w:r>
      <w:proofErr w:type="spellEnd"/>
      <w:r w:rsidRPr="00AC1948">
        <w:rPr>
          <w:rFonts w:ascii="Times New Roman" w:eastAsia="Times New Roman" w:hAnsi="Times New Roman" w:cs="Times New Roman"/>
        </w:rPr>
        <w:t xml:space="preserve"> supports seven main data types</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Numbers ( </w:t>
      </w:r>
      <w:proofErr w:type="spellStart"/>
      <w:r w:rsidRPr="00AC1948">
        <w:rPr>
          <w:rFonts w:ascii="Times New Roman" w:eastAsia="Times New Roman" w:hAnsi="Times New Roman" w:cs="Times New Roman"/>
        </w:rPr>
        <w:t>eg</w:t>
      </w:r>
      <w:proofErr w:type="spellEnd"/>
      <w:r w:rsidRPr="00AC1948">
        <w:rPr>
          <w:rFonts w:ascii="Times New Roman" w:eastAsia="Times New Roman" w:hAnsi="Times New Roman" w:cs="Times New Roman"/>
        </w:rPr>
        <w:t>; 1,5 ,10px)</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Strings of texts </w:t>
      </w:r>
      <w:proofErr w:type="gramStart"/>
      <w:r w:rsidRPr="00AC1948">
        <w:rPr>
          <w:rFonts w:ascii="Times New Roman" w:eastAsia="Times New Roman" w:hAnsi="Times New Roman" w:cs="Times New Roman"/>
        </w:rPr>
        <w:t>( g</w:t>
      </w:r>
      <w:proofErr w:type="gramEnd"/>
      <w:r w:rsidRPr="00AC1948">
        <w:rPr>
          <w:rFonts w:ascii="Times New Roman" w:eastAsia="Times New Roman" w:hAnsi="Times New Roman" w:cs="Times New Roman"/>
        </w:rPr>
        <w:t>., “foo”, ‘bar’, etc.)</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Colors (blue, #04a3f9)</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Booleans (true or false)</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Nulls (</w:t>
      </w:r>
      <w:proofErr w:type="spellStart"/>
      <w:r w:rsidRPr="00AC1948">
        <w:rPr>
          <w:rFonts w:ascii="Times New Roman" w:eastAsia="Times New Roman" w:hAnsi="Times New Roman" w:cs="Times New Roman"/>
        </w:rPr>
        <w:t>e.g</w:t>
      </w:r>
      <w:proofErr w:type="spellEnd"/>
      <w:r w:rsidRPr="00AC1948">
        <w:rPr>
          <w:rFonts w:ascii="Times New Roman" w:eastAsia="Times New Roman" w:hAnsi="Times New Roman" w:cs="Times New Roman"/>
        </w:rPr>
        <w:t>; null)</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List of values, separated by space or commas (g., 1.5em, Arial, Helvetica etc.)</w:t>
      </w:r>
    </w:p>
    <w:p w:rsidR="004E00C6" w:rsidRPr="00730B46"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Maps from one value to another (g., ( key 1: value1, key 2: Value 2))</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15</w:t>
      </w:r>
      <w:r w:rsidR="004E00C6" w:rsidRPr="00730B46">
        <w:rPr>
          <w:rFonts w:ascii="Times New Roman" w:eastAsia="Times New Roman" w:hAnsi="Times New Roman" w:cs="Times New Roman"/>
          <w:b/>
          <w:sz w:val="24"/>
          <w:szCs w:val="24"/>
        </w:rPr>
        <w:t>) How many ways can we use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We can use SASS in three different ways:</w:t>
      </w:r>
    </w:p>
    <w:p w:rsidR="004E00C6" w:rsidRPr="00AC1948" w:rsidRDefault="004E00C6" w:rsidP="004E00C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command line tool.</w:t>
      </w:r>
    </w:p>
    <w:p w:rsidR="004E00C6" w:rsidRPr="00AC1948" w:rsidRDefault="004E00C6" w:rsidP="004E00C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standalone Ruby module.</w:t>
      </w:r>
    </w:p>
    <w:p w:rsidR="004E00C6" w:rsidRPr="00730B46" w:rsidRDefault="004E00C6" w:rsidP="00730B4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plug-in for any Rack-enabled framework.</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16</w:t>
      </w:r>
      <w:r w:rsidR="004E00C6" w:rsidRPr="00730B46">
        <w:rPr>
          <w:rFonts w:ascii="Times New Roman" w:eastAsia="Times New Roman" w:hAnsi="Times New Roman" w:cs="Times New Roman"/>
          <w:b/>
          <w:sz w:val="24"/>
          <w:szCs w:val="24"/>
        </w:rPr>
        <w:t>) Which one is better, Sass or Less?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Due to the following reasons, Sass is better than less:</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Sass provides the facilities to use logical statements like loops, conditions and also facilitates you to write reusable methods.</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The user of Sass can access the library of the company. Sass users can also use some awesome features like cross-browser support, legacy browser hacks, and dynamic sprite map generation.</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Compass also provides the facilities to add an external framework like Bootstrap on top, Blueprint.</w:t>
      </w:r>
    </w:p>
    <w:p w:rsidR="004E00C6" w:rsidRPr="00730B46" w:rsidRDefault="004E00C6" w:rsidP="00730B4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Sass provides you the facility to write your handy functions</w:t>
      </w:r>
    </w:p>
    <w:p w:rsidR="004E00C6" w:rsidRPr="00730B46" w:rsidRDefault="004E00C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17) What are parentheses in Sass?</w:t>
      </w:r>
    </w:p>
    <w:p w:rsidR="004E00C6" w:rsidRPr="00AC1948" w:rsidRDefault="004E00C6"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Parentheses are used to provide a symbolic logic that affects the order of the operation. It is a pair of signs which are usually marked off by round () brackets or square [] brackets.</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18</w:t>
      </w:r>
      <w:r w:rsidR="004E00C6" w:rsidRPr="00730B46">
        <w:rPr>
          <w:rFonts w:ascii="Times New Roman" w:eastAsia="Times New Roman" w:hAnsi="Times New Roman" w:cs="Times New Roman"/>
          <w:b/>
          <w:sz w:val="24"/>
          <w:szCs w:val="24"/>
        </w:rPr>
        <w:t>) What is the use of DRY-</w:t>
      </w:r>
      <w:proofErr w:type="spellStart"/>
      <w:r w:rsidR="004E00C6" w:rsidRPr="00730B46">
        <w:rPr>
          <w:rFonts w:ascii="Times New Roman" w:eastAsia="Times New Roman" w:hAnsi="Times New Roman" w:cs="Times New Roman"/>
          <w:b/>
          <w:sz w:val="24"/>
          <w:szCs w:val="24"/>
        </w:rPr>
        <w:t>ing</w:t>
      </w:r>
      <w:proofErr w:type="spellEnd"/>
      <w:r w:rsidR="004E00C6" w:rsidRPr="00730B46">
        <w:rPr>
          <w:rFonts w:ascii="Times New Roman" w:eastAsia="Times New Roman" w:hAnsi="Times New Roman" w:cs="Times New Roman"/>
          <w:b/>
          <w:sz w:val="24"/>
          <w:szCs w:val="24"/>
        </w:rPr>
        <w:t xml:space="preserve"> out a </w:t>
      </w:r>
      <w:proofErr w:type="spellStart"/>
      <w:r w:rsidR="004E00C6" w:rsidRPr="00730B46">
        <w:rPr>
          <w:rFonts w:ascii="Times New Roman" w:eastAsia="Times New Roman" w:hAnsi="Times New Roman" w:cs="Times New Roman"/>
          <w:b/>
          <w:sz w:val="24"/>
          <w:szCs w:val="24"/>
        </w:rPr>
        <w:t>Mixin</w:t>
      </w:r>
      <w:proofErr w:type="spellEnd"/>
      <w:r w:rsidR="004E00C6" w:rsidRPr="00730B46">
        <w:rPr>
          <w:rFonts w:ascii="Times New Roman" w:eastAsia="Times New Roman" w:hAnsi="Times New Roman" w:cs="Times New Roman"/>
          <w:b/>
          <w:sz w:val="24"/>
          <w:szCs w:val="24"/>
        </w:rPr>
        <w:t xml:space="preserve"> function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DDRY-</w:t>
      </w:r>
      <w:proofErr w:type="spellStart"/>
      <w:r w:rsidRPr="00AC1948">
        <w:rPr>
          <w:rFonts w:ascii="Times New Roman" w:eastAsia="Times New Roman" w:hAnsi="Times New Roman" w:cs="Times New Roman"/>
        </w:rPr>
        <w:t>ing</w:t>
      </w:r>
      <w:proofErr w:type="spellEnd"/>
      <w:r w:rsidRPr="00AC1948">
        <w:rPr>
          <w:rFonts w:ascii="Times New Roman" w:eastAsia="Times New Roman" w:hAnsi="Times New Roman" w:cs="Times New Roman"/>
        </w:rPr>
        <w:t xml:space="preserve"> out a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function splits into two parts: the static part and dynamic parts.</w:t>
      </w:r>
    </w:p>
    <w:p w:rsidR="00730B46" w:rsidRPr="00AC1948" w:rsidRDefault="004E00C6"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The static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contains the pieces of information that would otherwise get duplicated and the dynamic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is the function that the user go</w:t>
      </w:r>
      <w:r w:rsidR="00730B46">
        <w:rPr>
          <w:rFonts w:ascii="Times New Roman" w:eastAsia="Times New Roman" w:hAnsi="Times New Roman" w:cs="Times New Roman"/>
        </w:rPr>
        <w:t>ing to call.</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sidR="004E00C6" w:rsidRPr="00730B46">
        <w:rPr>
          <w:rFonts w:ascii="Times New Roman" w:eastAsia="Times New Roman" w:hAnsi="Times New Roman" w:cs="Times New Roman"/>
          <w:b/>
          <w:sz w:val="24"/>
          <w:szCs w:val="24"/>
        </w:rPr>
        <w:t>) Describe the difference between Sass comment and regular CSS comment?</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Comments in regular CSS starts with /* */ and Sass contains two commands. The single line comment with // and multiple CSS comments with /*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4E00C6" w:rsidRPr="00730B46">
        <w:rPr>
          <w:rFonts w:ascii="Times New Roman" w:eastAsia="Times New Roman" w:hAnsi="Times New Roman" w:cs="Times New Roman"/>
          <w:b/>
          <w:sz w:val="24"/>
          <w:szCs w:val="24"/>
        </w:rPr>
        <w:t>) Which directive is used to detect the errors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Sass @debug directive is used to detect the errors and display the Sass Script expressions values to the standard error output stream. For example:</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$font-sizes: 10px + 20px;    </w:t>
      </w:r>
    </w:p>
    <w:p w:rsidR="004E00C6" w:rsidRPr="00AC1948" w:rsidRDefault="004E00C6" w:rsidP="00730B46">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$style: (</w:t>
      </w:r>
      <w:proofErr w:type="gramEnd"/>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#bdc3c7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container{</w:t>
      </w:r>
      <w:proofErr w:type="gramEnd"/>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@debug $style;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@debug $font-sizes;    </w:t>
      </w:r>
    </w:p>
    <w:p w:rsidR="004E00C6" w:rsidRPr="00730B46" w:rsidRDefault="004E00C6" w:rsidP="00730B46">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sidR="004E00C6" w:rsidRPr="00730B46">
        <w:rPr>
          <w:rFonts w:ascii="Times New Roman" w:eastAsia="Times New Roman" w:hAnsi="Times New Roman" w:cs="Times New Roman"/>
          <w:b/>
          <w:sz w:val="24"/>
          <w:szCs w:val="24"/>
        </w:rPr>
        <w:t>) What are the requirements of SASS system?</w:t>
      </w:r>
    </w:p>
    <w:p w:rsidR="004E00C6" w:rsidRPr="00AC1948" w:rsidRDefault="004E00C6" w:rsidP="004E00C6">
      <w:pPr>
        <w:numPr>
          <w:ilvl w:val="0"/>
          <w:numId w:val="28"/>
        </w:numPr>
        <w:spacing w:after="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.Operating System - Cross platform  </w:t>
      </w:r>
    </w:p>
    <w:p w:rsidR="004E00C6" w:rsidRPr="00AC1948" w:rsidRDefault="004E00C6" w:rsidP="004E00C6">
      <w:pPr>
        <w:numPr>
          <w:ilvl w:val="0"/>
          <w:numId w:val="28"/>
        </w:numPr>
        <w:spacing w:after="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.Browser support - Internet Explorer, Google Chrome, Safari, Opera.  </w:t>
      </w:r>
    </w:p>
    <w:p w:rsidR="004E00C6" w:rsidRPr="00730B46" w:rsidRDefault="004E00C6" w:rsidP="00730B46">
      <w:pPr>
        <w:numPr>
          <w:ilvl w:val="0"/>
          <w:numId w:val="28"/>
        </w:numPr>
        <w:spacing w:after="12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.Programming language - Ruby.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4E00C6" w:rsidRPr="00730B46">
        <w:rPr>
          <w:rFonts w:ascii="Times New Roman" w:eastAsia="Times New Roman" w:hAnsi="Times New Roman" w:cs="Times New Roman"/>
          <w:b/>
          <w:sz w:val="24"/>
          <w:szCs w:val="24"/>
        </w:rPr>
        <w:t>) What is the role of @media directive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@media directive is used to set style rules to different media types. It supports and extends the @media rules. This directive can be nested inside the selector SASS but the main impact is displayed to the top level of the style sheet. For example:-</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h2{</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violet;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style{</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width</w:t>
      </w:r>
      <w:proofErr w:type="gramEnd"/>
      <w:r w:rsidRPr="00AC1948">
        <w:rPr>
          <w:rFonts w:ascii="Times New Roman" w:eastAsia="Times New Roman" w:hAnsi="Times New Roman" w:cs="Times New Roman"/>
          <w:bdr w:val="none" w:sz="0" w:space="0" w:color="auto" w:frame="1"/>
        </w:rPr>
        <w:t>: 500px;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@media screen and (orientation: portrait</w:t>
      </w:r>
      <w:proofErr w:type="gramStart"/>
      <w:r w:rsidRPr="00AC1948">
        <w:rPr>
          <w:rFonts w:ascii="Times New Roman" w:eastAsia="Times New Roman" w:hAnsi="Times New Roman" w:cs="Times New Roman"/>
          <w:bdr w:val="none" w:sz="0" w:space="0" w:color="auto" w:frame="1"/>
        </w:rPr>
        <w:t>){</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width:</w:t>
      </w:r>
      <w:proofErr w:type="gramEnd"/>
      <w:r w:rsidRPr="00AC1948">
        <w:rPr>
          <w:rFonts w:ascii="Times New Roman" w:eastAsia="Times New Roman" w:hAnsi="Times New Roman" w:cs="Times New Roman"/>
          <w:bdr w:val="none" w:sz="0" w:space="0" w:color="auto" w:frame="1"/>
        </w:rPr>
        <w:t>200px;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margin-left</w:t>
      </w:r>
      <w:proofErr w:type="gramEnd"/>
      <w:r w:rsidRPr="00AC1948">
        <w:rPr>
          <w:rFonts w:ascii="Times New Roman" w:eastAsia="Times New Roman" w:hAnsi="Times New Roman" w:cs="Times New Roman"/>
          <w:bdr w:val="none" w:sz="0" w:space="0" w:color="auto" w:frame="1"/>
        </w:rPr>
        <w:t>: 80px;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730B46">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sidR="004E00C6" w:rsidRPr="00730B46">
        <w:rPr>
          <w:rFonts w:ascii="Times New Roman" w:eastAsia="Times New Roman" w:hAnsi="Times New Roman" w:cs="Times New Roman"/>
          <w:b/>
          <w:sz w:val="24"/>
          <w:szCs w:val="24"/>
        </w:rPr>
        <w:t>) What is the use of at-root directive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@at-root directive is a collection of nested rules that are used to style block at the root of the document. For example:-</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h2{</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blue;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background-color</w:t>
      </w:r>
      <w:proofErr w:type="gramEnd"/>
      <w:r w:rsidRPr="00AC1948">
        <w:rPr>
          <w:rFonts w:ascii="Times New Roman" w:eastAsia="Times New Roman" w:hAnsi="Times New Roman" w:cs="Times New Roman"/>
          <w:bdr w:val="none" w:sz="0" w:space="0" w:color="auto" w:frame="1"/>
        </w:rPr>
        <w:t>: pink;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@at-root {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style{</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font-size</w:t>
      </w:r>
      <w:proofErr w:type="gramEnd"/>
      <w:r w:rsidRPr="00AC1948">
        <w:rPr>
          <w:rFonts w:ascii="Times New Roman" w:eastAsia="Times New Roman" w:hAnsi="Times New Roman" w:cs="Times New Roman"/>
          <w:bdr w:val="none" w:sz="0" w:space="0" w:color="auto" w:frame="1"/>
        </w:rPr>
        <w:t>: 20px;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font-style</w:t>
      </w:r>
      <w:proofErr w:type="gramEnd"/>
      <w:r w:rsidRPr="00AC1948">
        <w:rPr>
          <w:rFonts w:ascii="Times New Roman" w:eastAsia="Times New Roman" w:hAnsi="Times New Roman" w:cs="Times New Roman"/>
          <w:bdr w:val="none" w:sz="0" w:space="0" w:color="auto" w:frame="1"/>
        </w:rPr>
        <w:t>: bold;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violet;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    </w:t>
      </w:r>
    </w:p>
    <w:p w:rsidR="004E00C6" w:rsidRPr="00AC1948" w:rsidRDefault="004E00C6" w:rsidP="0014321B">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pPr>
        <w:rPr>
          <w:rFonts w:ascii="Times New Roman" w:hAnsi="Times New Roman" w:cs="Times New Roman"/>
        </w:rPr>
      </w:pPr>
    </w:p>
    <w:p w:rsidR="008478F0" w:rsidRPr="00730B46" w:rsidRDefault="00C0617F" w:rsidP="008478F0">
      <w:pPr>
        <w:shd w:val="clear" w:color="auto" w:fill="FFFFFF"/>
        <w:rPr>
          <w:rFonts w:ascii="Times New Roman" w:hAnsi="Times New Roman" w:cs="Times New Roman"/>
          <w:b/>
          <w:sz w:val="24"/>
          <w:szCs w:val="24"/>
        </w:rPr>
      </w:pPr>
      <w:hyperlink r:id="rId52" w:tgtFrame="_blank" w:history="1">
        <w:r w:rsidR="00730B46" w:rsidRPr="00730B46">
          <w:rPr>
            <w:rStyle w:val="Hyperlink"/>
            <w:rFonts w:ascii="Times New Roman" w:hAnsi="Times New Roman" w:cs="Times New Roman"/>
            <w:b/>
            <w:color w:val="auto"/>
            <w:sz w:val="24"/>
            <w:szCs w:val="24"/>
            <w:u w:val="none"/>
          </w:rPr>
          <w:t>24)</w:t>
        </w:r>
        <w:r w:rsidR="008478F0" w:rsidRPr="00730B46">
          <w:rPr>
            <w:rStyle w:val="Hyperlink"/>
            <w:rFonts w:ascii="Times New Roman" w:hAnsi="Times New Roman" w:cs="Times New Roman"/>
            <w:b/>
            <w:color w:val="auto"/>
            <w:sz w:val="24"/>
            <w:szCs w:val="24"/>
            <w:u w:val="none"/>
          </w:rPr>
          <w:t xml:space="preserve"> Is bootstrap LESS or SASS? Explain</w:t>
        </w:r>
      </w:hyperlink>
    </w:p>
    <w:p w:rsidR="008478F0" w:rsidRPr="00AC1948" w:rsidRDefault="008478F0" w:rsidP="008478F0">
      <w:pPr>
        <w:pStyle w:val="NormalWeb"/>
        <w:shd w:val="clear" w:color="auto" w:fill="FFFFFF"/>
        <w:spacing w:before="0" w:beforeAutospacing="0"/>
        <w:rPr>
          <w:sz w:val="22"/>
          <w:szCs w:val="22"/>
        </w:rPr>
      </w:pPr>
      <w:r w:rsidRPr="00AC1948">
        <w:rPr>
          <w:sz w:val="22"/>
          <w:szCs w:val="22"/>
        </w:rPr>
        <w:t xml:space="preserve">SASS and LESS both </w:t>
      </w:r>
      <w:proofErr w:type="gramStart"/>
      <w:r w:rsidRPr="00AC1948">
        <w:rPr>
          <w:sz w:val="22"/>
          <w:szCs w:val="22"/>
        </w:rPr>
        <w:t>are</w:t>
      </w:r>
      <w:proofErr w:type="gramEnd"/>
      <w:r w:rsidRPr="00AC1948">
        <w:rPr>
          <w:sz w:val="22"/>
          <w:szCs w:val="22"/>
        </w:rPr>
        <w:t xml:space="preserve"> the preprocessor of CSS that enhance the development of CSS but SASS is powerful as compared to LESS. Bootstrap provides a whole framework for creating the user interfaces that include the widgets, the grid layout system, the typographic styling, the Interactive Menu bars and many more. Bootstrap have used many preprocessors in the past for the CSS source code but out of SASS and LESS, Bootstrap uses LESS pre-processor and it has also included various </w:t>
      </w:r>
      <w:proofErr w:type="spellStart"/>
      <w:r w:rsidRPr="00AC1948">
        <w:rPr>
          <w:sz w:val="22"/>
          <w:szCs w:val="22"/>
        </w:rPr>
        <w:t>customisations</w:t>
      </w:r>
      <w:proofErr w:type="spellEnd"/>
      <w:r w:rsidRPr="00AC1948">
        <w:rPr>
          <w:sz w:val="22"/>
          <w:szCs w:val="22"/>
        </w:rPr>
        <w:t xml:space="preserve"> by using the fewer vari</w:t>
      </w:r>
      <w:r w:rsidR="002902C6">
        <w:rPr>
          <w:sz w:val="22"/>
          <w:szCs w:val="22"/>
        </w:rPr>
        <w:t>ables and the fewer components.</w:t>
      </w:r>
    </w:p>
    <w:p w:rsidR="008478F0" w:rsidRPr="00AC1948" w:rsidRDefault="008478F0" w:rsidP="008478F0">
      <w:pPr>
        <w:pStyle w:val="NormalWeb"/>
        <w:shd w:val="clear" w:color="auto" w:fill="FFFFFF"/>
        <w:spacing w:before="0" w:beforeAutospacing="0"/>
        <w:rPr>
          <w:sz w:val="22"/>
          <w:szCs w:val="22"/>
        </w:rPr>
      </w:pPr>
      <w:r w:rsidRPr="00AC1948">
        <w:rPr>
          <w:rStyle w:val="Strong"/>
          <w:b w:val="0"/>
          <w:bCs w:val="0"/>
          <w:i/>
          <w:iCs/>
          <w:sz w:val="22"/>
          <w:szCs w:val="22"/>
        </w:rPr>
        <w:t>But Recently BOOTSTRAP 3 has also given the SASS codebase as an alternate option but BOOTSTRAP 4 is being built completely on SASS codebase and this is the first time Bootstrap has using SASS.</w:t>
      </w:r>
    </w:p>
    <w:p w:rsidR="008478F0" w:rsidRPr="00AC1948" w:rsidRDefault="008478F0" w:rsidP="008478F0">
      <w:pPr>
        <w:shd w:val="clear" w:color="auto" w:fill="FFFFFF"/>
        <w:rPr>
          <w:ins w:id="1" w:author="Unknown"/>
          <w:rFonts w:ascii="Times New Roman" w:hAnsi="Times New Roman" w:cs="Times New Roman"/>
        </w:rPr>
      </w:pPr>
    </w:p>
    <w:tbl>
      <w:tblPr>
        <w:tblW w:w="10350" w:type="dxa"/>
        <w:tblCellMar>
          <w:top w:w="15" w:type="dxa"/>
          <w:left w:w="15" w:type="dxa"/>
          <w:bottom w:w="15" w:type="dxa"/>
          <w:right w:w="15" w:type="dxa"/>
        </w:tblCellMar>
        <w:tblLook w:val="04A0" w:firstRow="1" w:lastRow="0" w:firstColumn="1" w:lastColumn="0" w:noHBand="0" w:noVBand="1"/>
      </w:tblPr>
      <w:tblGrid>
        <w:gridCol w:w="440"/>
        <w:gridCol w:w="4193"/>
        <w:gridCol w:w="5717"/>
      </w:tblGrid>
      <w:tr w:rsidR="004F3B5B" w:rsidRPr="00AC1948" w:rsidTr="008478F0">
        <w:trPr>
          <w:tblHeader/>
        </w:trPr>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S.no</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CSS</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1.</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Codes are Long</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Code is Short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2.</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Unstructured Document</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Structured Document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3.</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Nesting:-Code Block are not Nested</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Nesting:- Allow the nested code to be included in each other</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4.</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Suitable for small web applications</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Suitable for small web applications as well as large user interfaces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5.</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Offers less flexibility</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Has an ability to add </w:t>
            </w:r>
            <w:proofErr w:type="spellStart"/>
            <w:r w:rsidRPr="00AC1948">
              <w:rPr>
                <w:rFonts w:ascii="Times New Roman" w:hAnsi="Times New Roman" w:cs="Times New Roman"/>
              </w:rPr>
              <w:t>mixin</w:t>
            </w:r>
            <w:proofErr w:type="spellEnd"/>
            <w:r w:rsidRPr="00AC1948">
              <w:rPr>
                <w:rFonts w:ascii="Times New Roman" w:hAnsi="Times New Roman" w:cs="Times New Roman"/>
              </w:rPr>
              <w:t xml:space="preserve">, functions, variable </w:t>
            </w:r>
            <w:proofErr w:type="spellStart"/>
            <w:r w:rsidRPr="00AC1948">
              <w:rPr>
                <w:rFonts w:ascii="Times New Roman" w:hAnsi="Times New Roman" w:cs="Times New Roman"/>
              </w:rPr>
              <w:t>etc</w:t>
            </w:r>
            <w:proofErr w:type="spellEnd"/>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6.</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Multiple </w:t>
            </w:r>
            <w:proofErr w:type="spellStart"/>
            <w:r w:rsidRPr="00AC1948">
              <w:rPr>
                <w:rFonts w:ascii="Times New Roman" w:hAnsi="Times New Roman" w:cs="Times New Roman"/>
              </w:rPr>
              <w:t>stylesheets</w:t>
            </w:r>
            <w:proofErr w:type="spellEnd"/>
            <w:r w:rsidRPr="00AC1948">
              <w:rPr>
                <w:rFonts w:ascii="Times New Roman" w:hAnsi="Times New Roman" w:cs="Times New Roman"/>
              </w:rPr>
              <w:t xml:space="preserve"> cannot be joined</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Multiple </w:t>
            </w:r>
            <w:proofErr w:type="spellStart"/>
            <w:r w:rsidRPr="00AC1948">
              <w:rPr>
                <w:rFonts w:ascii="Times New Roman" w:hAnsi="Times New Roman" w:cs="Times New Roman"/>
              </w:rPr>
              <w:t>Stylesheets</w:t>
            </w:r>
            <w:proofErr w:type="spellEnd"/>
            <w:r w:rsidRPr="00AC1948">
              <w:rPr>
                <w:rFonts w:ascii="Times New Roman" w:hAnsi="Times New Roman" w:cs="Times New Roman"/>
              </w:rPr>
              <w:t xml:space="preserve"> can be joined into only one Style Sheet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7.</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Darken and Lighting Functions are not available</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Darken and Lighting Functions are available</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8.</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Mathematical functions are not available</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Mathematical functions are available</w:t>
            </w:r>
          </w:p>
        </w:tc>
      </w:tr>
    </w:tbl>
    <w:p w:rsidR="008D47A1" w:rsidRPr="00AC1948" w:rsidRDefault="008D47A1" w:rsidP="008478F0">
      <w:pPr>
        <w:shd w:val="clear" w:color="auto" w:fill="FFFFFF"/>
        <w:rPr>
          <w:rFonts w:ascii="Times New Roman" w:hAnsi="Times New Roman" w:cs="Times New Roman"/>
        </w:rPr>
      </w:pPr>
    </w:p>
    <w:p w:rsidR="008D47A1" w:rsidRPr="00AC1948" w:rsidRDefault="008D47A1" w:rsidP="008478F0">
      <w:pPr>
        <w:shd w:val="clear" w:color="auto" w:fill="FFFFFF"/>
        <w:rPr>
          <w:ins w:id="2" w:author="Unknown"/>
          <w:rFonts w:ascii="Times New Roman" w:hAnsi="Times New Roman" w:cs="Times New Roman"/>
        </w:rPr>
      </w:pPr>
    </w:p>
    <w:tbl>
      <w:tblPr>
        <w:tblW w:w="10350" w:type="dxa"/>
        <w:tblCellMar>
          <w:top w:w="15" w:type="dxa"/>
          <w:left w:w="15" w:type="dxa"/>
          <w:bottom w:w="15" w:type="dxa"/>
          <w:right w:w="15" w:type="dxa"/>
        </w:tblCellMar>
        <w:tblLook w:val="04A0" w:firstRow="1" w:lastRow="0" w:firstColumn="1" w:lastColumn="0" w:noHBand="0" w:noVBand="1"/>
      </w:tblPr>
      <w:tblGrid>
        <w:gridCol w:w="440"/>
        <w:gridCol w:w="4962"/>
        <w:gridCol w:w="4948"/>
      </w:tblGrid>
      <w:tr w:rsidR="004F3B5B" w:rsidRPr="00AC1948" w:rsidTr="008478F0">
        <w:trPr>
          <w:tblHeader/>
        </w:trPr>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S.no</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SCSS</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1.</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It is a New Syntax</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It is an original and the old syntax</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2.</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 file is saved with the extension .</w:t>
            </w:r>
            <w:proofErr w:type="spellStart"/>
            <w:r w:rsidRPr="00AC1948">
              <w:rPr>
                <w:rFonts w:ascii="Times New Roman" w:hAnsi="Times New Roman" w:cs="Times New Roman"/>
              </w:rPr>
              <w:t>scss</w:t>
            </w:r>
            <w:proofErr w:type="spellEnd"/>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 file is saved with the extension .SASS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3.</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In a code the use of semicolon and </w:t>
            </w:r>
            <w:proofErr w:type="gramStart"/>
            <w:r w:rsidRPr="00AC1948">
              <w:rPr>
                <w:rFonts w:ascii="Times New Roman" w:hAnsi="Times New Roman" w:cs="Times New Roman"/>
              </w:rPr>
              <w:t>bracket{</w:t>
            </w:r>
            <w:proofErr w:type="gramEnd"/>
            <w:r w:rsidRPr="00AC1948">
              <w:rPr>
                <w:rFonts w:ascii="Times New Roman" w:hAnsi="Times New Roman" w:cs="Times New Roman"/>
              </w:rPr>
              <w:t>} is compulsory.</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In a code, the use of semicolon and bracket{} is not allowed</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4.</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There is no strict indentation</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There is a strict indentation</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5.</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Easier to learn</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Difficult to learn as compared to SCSS</w:t>
            </w:r>
          </w:p>
        </w:tc>
      </w:tr>
    </w:tbl>
    <w:p w:rsidR="008478F0" w:rsidRPr="00AC1948" w:rsidRDefault="008478F0" w:rsidP="00C02B74">
      <w:pPr>
        <w:shd w:val="clear" w:color="auto" w:fill="FFFFFF"/>
        <w:spacing w:line="240" w:lineRule="auto"/>
        <w:rPr>
          <w:rFonts w:ascii="Times New Roman" w:eastAsia="Times New Roman" w:hAnsi="Times New Roman" w:cs="Times New Roman"/>
        </w:rPr>
      </w:pPr>
      <w:r w:rsidRPr="00AC1948">
        <w:rPr>
          <w:rFonts w:ascii="Times New Roman" w:eastAsia="Times New Roman" w:hAnsi="Times New Roman" w:cs="Times New Roman"/>
          <w:noProof/>
          <w:shd w:val="clear" w:color="auto" w:fill="FFFFFF"/>
          <w:lang w:bidi="bn-BD"/>
        </w:rPr>
        <mc:AlternateContent>
          <mc:Choice Requires="wps">
            <w:drawing>
              <wp:inline distT="0" distB="0" distL="0" distR="0" wp14:anchorId="6410544E" wp14:editId="617F19DD">
                <wp:extent cx="302260" cy="302260"/>
                <wp:effectExtent l="0" t="0" r="0" b="0"/>
                <wp:docPr id="3" name="Rectangle 3" descr="VDO.AI">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VDO.AI" href="https://vdo.ai/"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&#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" o:button="t" filled="f" stroked="f">
                <v:fill o:detectmouseclick="t"/>
                <o:lock v:ext="edit" aspectratio="t"/>
                <w10:anchorlock/>
              </v:rect>
            </w:pict>
          </mc:Fallback>
        </mc:AlternateContent>
      </w:r>
      <w:r w:rsidRPr="00AC1948">
        <w:rPr>
          <w:rFonts w:ascii="Times New Roman" w:eastAsia="Times New Roman" w:hAnsi="Times New Roman" w:cs="Times New Roman"/>
          <w:noProof/>
          <w:lang w:bidi="bn-BD"/>
        </w:rPr>
        <mc:AlternateContent>
          <mc:Choice Requires="wps">
            <w:drawing>
              <wp:inline distT="0" distB="0" distL="0" distR="0" wp14:anchorId="641011D8" wp14:editId="57896E26">
                <wp:extent cx="302260" cy="302260"/>
                <wp:effectExtent l="0" t="0" r="0" b="0"/>
                <wp:docPr id="2" name="Rectangle 2" descr="https://a.vdo.ai/core/assets/img/cro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https://a.vdo.ai/core/assets/img/cross.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sp0wIAAOoF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N2cLKdMCAADq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AC1948">
        <w:rPr>
          <w:rFonts w:ascii="Times New Roman" w:eastAsia="Times New Roman" w:hAnsi="Times New Roman" w:cs="Times New Roman"/>
        </w:rPr>
        <w:fldChar w:fldCharType="begin"/>
      </w:r>
      <w:r w:rsidRPr="00AC1948">
        <w:rPr>
          <w:rFonts w:ascii="Times New Roman" w:eastAsia="Times New Roman" w:hAnsi="Times New Roman" w:cs="Times New Roman"/>
        </w:rPr>
        <w:instrText xml:space="preserve"> HYPERLINK "https://www.onlineinterviewquestions.com/sass-interview-questions/" \l "collapseUnfiled2" </w:instrText>
      </w:r>
      <w:r w:rsidRPr="00AC1948">
        <w:rPr>
          <w:rFonts w:ascii="Times New Roman" w:eastAsia="Times New Roman" w:hAnsi="Times New Roman" w:cs="Times New Roman"/>
        </w:rPr>
        <w:fldChar w:fldCharType="separate"/>
      </w:r>
    </w:p>
    <w:p w:rsidR="008478F0" w:rsidRPr="00C02B74" w:rsidRDefault="008478F0"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w:t>
      </w:r>
      <w:r w:rsidR="00C02B74" w:rsidRPr="00C02B74">
        <w:rPr>
          <w:rFonts w:ascii="Times New Roman" w:eastAsia="Times New Roman" w:hAnsi="Times New Roman" w:cs="Times New Roman"/>
          <w:b/>
          <w:bCs/>
          <w:sz w:val="24"/>
          <w:szCs w:val="24"/>
        </w:rPr>
        <w:t>5</w:t>
      </w:r>
      <w:r w:rsidRPr="00C02B74">
        <w:rPr>
          <w:rFonts w:ascii="Times New Roman" w:eastAsia="Times New Roman" w:hAnsi="Times New Roman" w:cs="Times New Roman"/>
          <w:b/>
          <w:bCs/>
          <w:sz w:val="24"/>
          <w:szCs w:val="24"/>
        </w:rPr>
        <w:t>) Who is the father of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numPr>
          <w:ilvl w:val="0"/>
          <w:numId w:val="39"/>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language primarily designed by </w:t>
      </w:r>
      <w:r w:rsidRPr="00AC1948">
        <w:rPr>
          <w:rFonts w:ascii="Times New Roman" w:eastAsia="Times New Roman" w:hAnsi="Times New Roman" w:cs="Times New Roman"/>
          <w:b/>
          <w:bCs/>
        </w:rPr>
        <w:t>Hampton Catlin</w:t>
      </w:r>
      <w:r w:rsidRPr="00AC1948">
        <w:rPr>
          <w:rFonts w:ascii="Times New Roman" w:eastAsia="Times New Roman" w:hAnsi="Times New Roman" w:cs="Times New Roman"/>
        </w:rPr>
        <w:t> and developed by </w:t>
      </w:r>
      <w:r w:rsidRPr="00AC1948">
        <w:rPr>
          <w:rFonts w:ascii="Times New Roman" w:eastAsia="Times New Roman" w:hAnsi="Times New Roman" w:cs="Times New Roman"/>
          <w:b/>
          <w:bCs/>
        </w:rPr>
        <w:t xml:space="preserve">Natalie </w:t>
      </w:r>
      <w:proofErr w:type="spellStart"/>
      <w:r w:rsidRPr="00AC1948">
        <w:rPr>
          <w:rFonts w:ascii="Times New Roman" w:eastAsia="Times New Roman" w:hAnsi="Times New Roman" w:cs="Times New Roman"/>
          <w:b/>
          <w:bCs/>
        </w:rPr>
        <w:t>Weizenbaum</w:t>
      </w:r>
      <w:proofErr w:type="spellEnd"/>
      <w:r w:rsidRPr="00AC1948">
        <w:rPr>
          <w:rFonts w:ascii="Times New Roman" w:eastAsia="Times New Roman" w:hAnsi="Times New Roman" w:cs="Times New Roman"/>
        </w:rPr>
        <w:t>.</w:t>
      </w:r>
    </w:p>
    <w:p w:rsidR="008478F0" w:rsidRPr="00C02B74" w:rsidRDefault="008478F0" w:rsidP="00C02B74">
      <w:pPr>
        <w:numPr>
          <w:ilvl w:val="0"/>
          <w:numId w:val="39"/>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After the primary version, Natalie </w:t>
      </w:r>
      <w:proofErr w:type="spellStart"/>
      <w:r w:rsidRPr="00AC1948">
        <w:rPr>
          <w:rFonts w:ascii="Times New Roman" w:eastAsia="Times New Roman" w:hAnsi="Times New Roman" w:cs="Times New Roman"/>
        </w:rPr>
        <w:t>Weizenbaum</w:t>
      </w:r>
      <w:proofErr w:type="spellEnd"/>
      <w:r w:rsidRPr="00AC1948">
        <w:rPr>
          <w:rFonts w:ascii="Times New Roman" w:eastAsia="Times New Roman" w:hAnsi="Times New Roman" w:cs="Times New Roman"/>
        </w:rPr>
        <w:t xml:space="preserve"> and Chris </w:t>
      </w:r>
      <w:proofErr w:type="spellStart"/>
      <w:r w:rsidRPr="00AC1948">
        <w:rPr>
          <w:rFonts w:ascii="Times New Roman" w:eastAsia="Times New Roman" w:hAnsi="Times New Roman" w:cs="Times New Roman"/>
        </w:rPr>
        <w:t>Eppstein</w:t>
      </w:r>
      <w:proofErr w:type="spellEnd"/>
      <w:r w:rsidRPr="00AC1948">
        <w:rPr>
          <w:rFonts w:ascii="Times New Roman" w:eastAsia="Times New Roman" w:hAnsi="Times New Roman" w:cs="Times New Roman"/>
        </w:rPr>
        <w:t xml:space="preserve"> are continuing for SASS with a scripting language called </w:t>
      </w:r>
      <w:proofErr w:type="spellStart"/>
      <w:r w:rsidRPr="00AC1948">
        <w:rPr>
          <w:rFonts w:ascii="Times New Roman" w:eastAsia="Times New Roman" w:hAnsi="Times New Roman" w:cs="Times New Roman"/>
        </w:rPr>
        <w:t>SaasScript</w:t>
      </w:r>
      <w:proofErr w:type="spellEnd"/>
      <w:r w:rsidRPr="00AC1948">
        <w:rPr>
          <w:rFonts w:ascii="Times New Roman" w:eastAsia="Times New Roman" w:hAnsi="Times New Roman" w:cs="Times New Roman"/>
        </w:rPr>
        <w:t>.</w:t>
      </w:r>
      <w:r w:rsidRPr="00AC1948">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"collapseUnfiled4" </w:instrText>
      </w:r>
      <w:r w:rsidRPr="00AC1948">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26</w:t>
      </w:r>
      <w:r w:rsidR="008478F0" w:rsidRPr="00C02B74">
        <w:rPr>
          <w:rFonts w:ascii="Times New Roman" w:eastAsia="Times New Roman" w:hAnsi="Times New Roman" w:cs="Times New Roman"/>
          <w:b/>
          <w:bCs/>
          <w:sz w:val="24"/>
          <w:szCs w:val="24"/>
        </w:rPr>
        <w:t>) List some alternative of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Some Alternative list of SASS</w:t>
      </w:r>
    </w:p>
    <w:p w:rsidR="00C02B74" w:rsidRDefault="008478F0" w:rsidP="00C02B74">
      <w:pPr>
        <w:numPr>
          <w:ilvl w:val="0"/>
          <w:numId w:val="40"/>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BOOTSTRAP</w:t>
      </w:r>
      <w:r w:rsidR="008D47A1" w:rsidRPr="00AC1948">
        <w:rPr>
          <w:rFonts w:ascii="Times New Roman" w:eastAsia="Times New Roman" w:hAnsi="Times New Roman" w:cs="Times New Roman"/>
        </w:rPr>
        <w:t>, LESS, NODE-SASS, POSTCSS, COMPASS, Animate.css, STYLED-COMPO, STYLUS</w:t>
      </w:r>
    </w:p>
    <w:p w:rsidR="008478F0" w:rsidRPr="00C02B74" w:rsidRDefault="008478F0" w:rsidP="00C02B74">
      <w:pPr>
        <w:shd w:val="clear" w:color="auto" w:fill="FFFFFF"/>
        <w:spacing w:before="100" w:beforeAutospacing="1" w:after="100" w:afterAutospacing="1" w:line="240" w:lineRule="auto"/>
        <w:ind w:left="720"/>
        <w:rPr>
          <w:rFonts w:ascii="Times New Roman" w:eastAsia="Times New Roman" w:hAnsi="Times New Roman" w:cs="Times New Roman"/>
        </w:rPr>
      </w:pPr>
      <w:r w:rsidRPr="00AC1948">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"collapseUnfiled11" </w:instrText>
      </w:r>
      <w:r w:rsidRPr="00AC1948">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27</w:t>
      </w:r>
      <w:r w:rsidR="008478F0" w:rsidRPr="00C02B74">
        <w:rPr>
          <w:rFonts w:ascii="Times New Roman" w:eastAsia="Times New Roman" w:hAnsi="Times New Roman" w:cs="Times New Roman"/>
          <w:b/>
          <w:bCs/>
          <w:sz w:val="24"/>
          <w:szCs w:val="24"/>
        </w:rPr>
        <w:t>) How many output styles are there in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The sass</w:t>
      </w:r>
      <w:r w:rsidRPr="00AC1948">
        <w:rPr>
          <w:rFonts w:ascii="Times New Roman" w:eastAsia="Times New Roman" w:hAnsi="Times New Roman" w:cs="Times New Roman"/>
        </w:rPr>
        <w:t> file converted into CSS file automatically, but some condition CSS file is not supported.</w:t>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 xml:space="preserve">The Sass supports four output </w:t>
      </w:r>
      <w:proofErr w:type="gramStart"/>
      <w:r w:rsidRPr="00AC1948">
        <w:rPr>
          <w:rFonts w:ascii="Times New Roman" w:eastAsia="Times New Roman" w:hAnsi="Times New Roman" w:cs="Times New Roman"/>
          <w:b/>
          <w:bCs/>
        </w:rPr>
        <w:t>style</w:t>
      </w:r>
      <w:proofErr w:type="gramEnd"/>
      <w:r w:rsidRPr="00AC1948">
        <w:rPr>
          <w:rFonts w:ascii="Times New Roman" w:eastAsia="Times New Roman" w:hAnsi="Times New Roman" w:cs="Times New Roman"/>
          <w:b/>
          <w:bCs/>
        </w:rPr>
        <w:t>.</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Compact output style</w:t>
      </w:r>
      <w:r w:rsidRPr="00AC1948">
        <w:rPr>
          <w:rFonts w:ascii="Times New Roman" w:eastAsia="Times New Roman" w:hAnsi="Times New Roman" w:cs="Times New Roman"/>
        </w:rPr>
        <w:t>: this is pointed on selector not property. It takes less space than an expanded and nested output style.</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Compressed output style:</w:t>
      </w:r>
      <w:r w:rsidRPr="00AC1948">
        <w:rPr>
          <w:rFonts w:ascii="Times New Roman" w:eastAsia="Times New Roman" w:hAnsi="Times New Roman" w:cs="Times New Roman"/>
        </w:rPr>
        <w:t> it provides whitespace to separate selectors. It takes less space than the other three styles.</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Expanded output style:</w:t>
      </w:r>
      <w:r w:rsidRPr="00AC1948">
        <w:rPr>
          <w:rFonts w:ascii="Times New Roman" w:eastAsia="Times New Roman" w:hAnsi="Times New Roman" w:cs="Times New Roman"/>
        </w:rPr>
        <w:t> this style to space then the default output tag. Each property expanded CSS style.</w:t>
      </w:r>
    </w:p>
    <w:p w:rsidR="00C02B74" w:rsidRDefault="008478F0" w:rsidP="00C02B74">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Nested output style:</w:t>
      </w:r>
      <w:r w:rsidRPr="00AC1948">
        <w:rPr>
          <w:rFonts w:ascii="Times New Roman" w:eastAsia="Times New Roman" w:hAnsi="Times New Roman" w:cs="Times New Roman"/>
        </w:rPr>
        <w:t> this is the default sass output style.</w:t>
      </w:r>
    </w:p>
    <w:p w:rsidR="008478F0" w:rsidRPr="00C02B74" w:rsidRDefault="008478F0" w:rsidP="00C02B74">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"collapseUnfiled15" </w:instrText>
      </w:r>
      <w:r w:rsidRPr="00AC1948">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28</w:t>
      </w:r>
      <w:r w:rsidR="008478F0" w:rsidRPr="00C02B74">
        <w:rPr>
          <w:rFonts w:ascii="Times New Roman" w:eastAsia="Times New Roman" w:hAnsi="Times New Roman" w:cs="Times New Roman"/>
          <w:b/>
          <w:bCs/>
          <w:sz w:val="24"/>
          <w:szCs w:val="24"/>
        </w:rPr>
        <w:t>) How comfortable are you with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C02B74" w:rsidRDefault="008478F0" w:rsidP="00AC1948">
      <w:pPr>
        <w:shd w:val="clear" w:color="auto" w:fill="FFFFFF"/>
        <w:spacing w:after="100" w:afterAutospacing="1" w:line="240" w:lineRule="auto"/>
        <w:rPr>
          <w:rFonts w:ascii="Times New Roman" w:eastAsia="Times New Roman" w:hAnsi="Times New Roman" w:cs="Times New Roman"/>
          <w:sz w:val="24"/>
          <w:szCs w:val="24"/>
        </w:rPr>
      </w:pPr>
      <w:r w:rsidRPr="00AC1948">
        <w:rPr>
          <w:rFonts w:ascii="Times New Roman" w:eastAsia="Times New Roman" w:hAnsi="Times New Roman" w:cs="Times New Roman"/>
          <w:b/>
          <w:bCs/>
        </w:rPr>
        <w:t>We</w:t>
      </w:r>
      <w:r w:rsidRPr="00AC1948">
        <w:rPr>
          <w:rFonts w:ascii="Times New Roman" w:eastAsia="Times New Roman" w:hAnsi="Times New Roman" w:cs="Times New Roman"/>
        </w:rPr>
        <w:t> know the prerequisite language as HTML, CSS with SASS style. I can work on Sass daily as a UI/UX designer and I am confident about my knowledge to work fast and minimum corrections. I rate for myself the</w:t>
      </w:r>
      <w:r w:rsidR="00C02B74">
        <w:rPr>
          <w:rFonts w:ascii="Times New Roman" w:eastAsia="Times New Roman" w:hAnsi="Times New Roman" w:cs="Times New Roman"/>
        </w:rPr>
        <w:t xml:space="preserve"> basis of </w:t>
      </w:r>
      <w:proofErr w:type="spellStart"/>
      <w:r w:rsidR="00C02B74">
        <w:rPr>
          <w:rFonts w:ascii="Times New Roman" w:eastAsia="Times New Roman" w:hAnsi="Times New Roman" w:cs="Times New Roman"/>
        </w:rPr>
        <w:t>saas</w:t>
      </w:r>
      <w:proofErr w:type="spellEnd"/>
      <w:r w:rsidR="00C02B74">
        <w:rPr>
          <w:rFonts w:ascii="Times New Roman" w:eastAsia="Times New Roman" w:hAnsi="Times New Roman" w:cs="Times New Roman"/>
        </w:rPr>
        <w:t xml:space="preserve"> technology 8/10</w:t>
      </w:r>
    </w:p>
    <w:p w:rsidR="008478F0" w:rsidRPr="00C02B74" w:rsidRDefault="00C02B74" w:rsidP="008478F0">
      <w:pPr>
        <w:spacing w:before="100" w:beforeAutospacing="1" w:after="100" w:afterAutospacing="1" w:line="240" w:lineRule="auto"/>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 xml:space="preserve">29) </w:t>
      </w:r>
      <w:r w:rsidR="008478F0" w:rsidRPr="00C02B74">
        <w:rPr>
          <w:rFonts w:ascii="Times New Roman" w:eastAsia="Times New Roman" w:hAnsi="Times New Roman" w:cs="Times New Roman"/>
          <w:b/>
          <w:bCs/>
          <w:sz w:val="24"/>
          <w:szCs w:val="24"/>
        </w:rPr>
        <w:t>What is less?</w:t>
      </w:r>
    </w:p>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Less or Leaner Style Sheets</w:t>
      </w:r>
      <w:r w:rsidRPr="00AC1948">
        <w:rPr>
          <w:rFonts w:ascii="Times New Roman" w:eastAsia="Times New Roman" w:hAnsi="Times New Roman" w:cs="Times New Roman"/>
        </w:rPr>
        <w:t> is a CSS extension for backwards-compatible language. Less is an open-source dynamic style sheet language that runs on the client-side or server-side and is cross-browser compatible. It allows a user to modify, manage and reuse style sheets for any webpage.</w:t>
      </w:r>
    </w:p>
    <w:p w:rsidR="008478F0" w:rsidRPr="00C02B74" w:rsidRDefault="00C02B74" w:rsidP="008478F0">
      <w:pPr>
        <w:spacing w:before="100" w:beforeAutospacing="1" w:after="100" w:afterAutospacing="1" w:line="240" w:lineRule="auto"/>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 xml:space="preserve">30) </w:t>
      </w:r>
      <w:r w:rsidR="008478F0" w:rsidRPr="00C02B74">
        <w:rPr>
          <w:rFonts w:ascii="Times New Roman" w:eastAsia="Times New Roman" w:hAnsi="Times New Roman" w:cs="Times New Roman"/>
          <w:b/>
          <w:bCs/>
          <w:sz w:val="24"/>
          <w:szCs w:val="24"/>
        </w:rPr>
        <w:t>What is the difference between Sass and Less?</w:t>
      </w:r>
    </w:p>
    <w:tbl>
      <w:tblPr>
        <w:tblW w:w="0" w:type="auto"/>
        <w:tblCellSpacing w:w="0" w:type="dxa"/>
        <w:tblBorders>
          <w:top w:val="single" w:sz="2" w:space="0" w:color="8FBC8F"/>
          <w:left w:val="single" w:sz="2" w:space="0" w:color="8FBC8F"/>
          <w:bottom w:val="single" w:sz="2" w:space="0" w:color="8FBC8F"/>
          <w:right w:val="single" w:sz="2" w:space="0" w:color="8FBC8F"/>
        </w:tblBorders>
        <w:tblCellMar>
          <w:top w:w="45" w:type="dxa"/>
          <w:left w:w="45" w:type="dxa"/>
          <w:bottom w:w="45" w:type="dxa"/>
          <w:right w:w="45" w:type="dxa"/>
        </w:tblCellMar>
        <w:tblLook w:val="04A0" w:firstRow="1" w:lastRow="0" w:firstColumn="1" w:lastColumn="0" w:noHBand="0" w:noVBand="1"/>
      </w:tblPr>
      <w:tblGrid>
        <w:gridCol w:w="5948"/>
        <w:gridCol w:w="4972"/>
      </w:tblGrid>
      <w:tr w:rsidR="004F3B5B" w:rsidRPr="00AC1948" w:rsidTr="008478F0">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8478F0" w:rsidRPr="00AC1948" w:rsidRDefault="008478F0" w:rsidP="008478F0">
            <w:pPr>
              <w:spacing w:before="100" w:beforeAutospacing="1" w:after="100" w:afterAutospacing="1" w:line="240" w:lineRule="auto"/>
              <w:jc w:val="center"/>
              <w:rPr>
                <w:rFonts w:ascii="Times New Roman" w:eastAsia="Times New Roman" w:hAnsi="Times New Roman" w:cs="Times New Roman"/>
              </w:rPr>
            </w:pPr>
            <w:r w:rsidRPr="00AC1948">
              <w:rPr>
                <w:rFonts w:ascii="Times New Roman" w:eastAsia="Times New Roman" w:hAnsi="Times New Roman" w:cs="Times New Roman"/>
              </w:rPr>
              <w:t>Sass</w:t>
            </w:r>
          </w:p>
        </w:tc>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8478F0" w:rsidRPr="00AC1948" w:rsidRDefault="008478F0" w:rsidP="008478F0">
            <w:pPr>
              <w:spacing w:before="100" w:beforeAutospacing="1" w:after="100" w:afterAutospacing="1" w:line="240" w:lineRule="auto"/>
              <w:jc w:val="center"/>
              <w:rPr>
                <w:rFonts w:ascii="Times New Roman" w:eastAsia="Times New Roman" w:hAnsi="Times New Roman" w:cs="Times New Roman"/>
              </w:rPr>
            </w:pPr>
            <w:r w:rsidRPr="00AC1948">
              <w:rPr>
                <w:rFonts w:ascii="Times New Roman" w:eastAsia="Times New Roman" w:hAnsi="Times New Roman" w:cs="Times New Roman"/>
              </w:rPr>
              <w:t>Less</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Sass is based in Ruby.</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Less is based on JavaScript. However, it was constructed in Ruby.</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To assign variables, Sass uses a dollar ($) sign.</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assign variables Less uses </w:t>
            </w:r>
            <w:proofErr w:type="gramStart"/>
            <w:r w:rsidRPr="00AC1948">
              <w:rPr>
                <w:rFonts w:ascii="Times New Roman" w:eastAsia="Times New Roman" w:hAnsi="Times New Roman" w:cs="Times New Roman"/>
              </w:rPr>
              <w:t>an at</w:t>
            </w:r>
            <w:proofErr w:type="gramEnd"/>
            <w:r w:rsidRPr="00AC1948">
              <w:rPr>
                <w:rFonts w:ascii="Times New Roman" w:eastAsia="Times New Roman" w:hAnsi="Times New Roman" w:cs="Times New Roman"/>
              </w:rPr>
              <w:t xml:space="preserve"> (@) sign.</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Less user-friendly documentation.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More user-friendly documentation.</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error message and the ability to report syntax errors are not as good as Less.</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Better error message and ability to report syntax errors.</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integrate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Sass uses the extension Compass.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integrate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Less uses the extension </w:t>
            </w:r>
            <w:proofErr w:type="spellStart"/>
            <w:r w:rsidRPr="00AC1948">
              <w:rPr>
                <w:rFonts w:ascii="Times New Roman" w:eastAsia="Times New Roman" w:hAnsi="Times New Roman" w:cs="Times New Roman"/>
              </w:rPr>
              <w:t>Preboot.less</w:t>
            </w:r>
            <w:proofErr w:type="spellEnd"/>
            <w:r w:rsidRPr="00AC1948">
              <w:rPr>
                <w:rFonts w:ascii="Times New Roman" w:eastAsia="Times New Roman" w:hAnsi="Times New Roman" w:cs="Times New Roman"/>
              </w:rPr>
              <w:t>.</w:t>
            </w:r>
          </w:p>
        </w:tc>
      </w:tr>
    </w:tbl>
    <w:p w:rsidR="00A82726" w:rsidRPr="00AC1948" w:rsidRDefault="00A82726" w:rsidP="00A8272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A82726" w:rsidRPr="00AC1948" w:rsidRDefault="00A82726">
      <w:pPr>
        <w:rPr>
          <w:rFonts w:ascii="Times New Roman" w:hAnsi="Times New Roman" w:cs="Times New Roman"/>
        </w:rPr>
      </w:pPr>
    </w:p>
    <w:sectPr w:rsidR="00A82726" w:rsidRPr="00AC1948" w:rsidSect="00EB07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25F0"/>
    <w:multiLevelType w:val="multilevel"/>
    <w:tmpl w:val="315C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B6364"/>
    <w:multiLevelType w:val="multilevel"/>
    <w:tmpl w:val="8A7E65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66B7839"/>
    <w:multiLevelType w:val="multilevel"/>
    <w:tmpl w:val="D8A4A2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743078"/>
    <w:multiLevelType w:val="multilevel"/>
    <w:tmpl w:val="64E4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FC200F"/>
    <w:multiLevelType w:val="multilevel"/>
    <w:tmpl w:val="17BA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880261"/>
    <w:multiLevelType w:val="multilevel"/>
    <w:tmpl w:val="F738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8E66F1"/>
    <w:multiLevelType w:val="multilevel"/>
    <w:tmpl w:val="CD6E8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DA815D4"/>
    <w:multiLevelType w:val="multilevel"/>
    <w:tmpl w:val="3D4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81465"/>
    <w:multiLevelType w:val="multilevel"/>
    <w:tmpl w:val="105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BD6BCB"/>
    <w:multiLevelType w:val="multilevel"/>
    <w:tmpl w:val="47226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19A71EF"/>
    <w:multiLevelType w:val="multilevel"/>
    <w:tmpl w:val="555E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250CA9"/>
    <w:multiLevelType w:val="multilevel"/>
    <w:tmpl w:val="D3D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6D0AEA"/>
    <w:multiLevelType w:val="multilevel"/>
    <w:tmpl w:val="CB7013C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7B2DCA"/>
    <w:multiLevelType w:val="multilevel"/>
    <w:tmpl w:val="9AD6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E06645"/>
    <w:multiLevelType w:val="multilevel"/>
    <w:tmpl w:val="41D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025F2"/>
    <w:multiLevelType w:val="multilevel"/>
    <w:tmpl w:val="B99A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AC5623"/>
    <w:multiLevelType w:val="multilevel"/>
    <w:tmpl w:val="909A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3C0A96"/>
    <w:multiLevelType w:val="multilevel"/>
    <w:tmpl w:val="A65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B07BFF"/>
    <w:multiLevelType w:val="multilevel"/>
    <w:tmpl w:val="6198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633409"/>
    <w:multiLevelType w:val="multilevel"/>
    <w:tmpl w:val="F6B6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F9773D"/>
    <w:multiLevelType w:val="multilevel"/>
    <w:tmpl w:val="4198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6D12F7"/>
    <w:multiLevelType w:val="multilevel"/>
    <w:tmpl w:val="89F2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BD2F13"/>
    <w:multiLevelType w:val="multilevel"/>
    <w:tmpl w:val="5598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A06BA2"/>
    <w:multiLevelType w:val="multilevel"/>
    <w:tmpl w:val="D3A2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D94075"/>
    <w:multiLevelType w:val="multilevel"/>
    <w:tmpl w:val="22EA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126381C"/>
    <w:multiLevelType w:val="multilevel"/>
    <w:tmpl w:val="7C789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4C6B0E"/>
    <w:multiLevelType w:val="multilevel"/>
    <w:tmpl w:val="6676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4802B5"/>
    <w:multiLevelType w:val="multilevel"/>
    <w:tmpl w:val="10C4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300ED8"/>
    <w:multiLevelType w:val="multilevel"/>
    <w:tmpl w:val="389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4D6014"/>
    <w:multiLevelType w:val="multilevel"/>
    <w:tmpl w:val="71B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066D51"/>
    <w:multiLevelType w:val="multilevel"/>
    <w:tmpl w:val="1EF0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857411"/>
    <w:multiLevelType w:val="multilevel"/>
    <w:tmpl w:val="FD92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AD66FF"/>
    <w:multiLevelType w:val="multilevel"/>
    <w:tmpl w:val="0C5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267472"/>
    <w:multiLevelType w:val="multilevel"/>
    <w:tmpl w:val="258CB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26303EE"/>
    <w:multiLevelType w:val="multilevel"/>
    <w:tmpl w:val="E69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340A9C"/>
    <w:multiLevelType w:val="multilevel"/>
    <w:tmpl w:val="7484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6892D50"/>
    <w:multiLevelType w:val="multilevel"/>
    <w:tmpl w:val="FE98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C11181"/>
    <w:multiLevelType w:val="multilevel"/>
    <w:tmpl w:val="5AB6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CB119D"/>
    <w:multiLevelType w:val="multilevel"/>
    <w:tmpl w:val="EB26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FC4637"/>
    <w:multiLevelType w:val="multilevel"/>
    <w:tmpl w:val="F72C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AB0043"/>
    <w:multiLevelType w:val="multilevel"/>
    <w:tmpl w:val="65EE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7E588C"/>
    <w:multiLevelType w:val="multilevel"/>
    <w:tmpl w:val="52FC0F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53C03FAF"/>
    <w:multiLevelType w:val="multilevel"/>
    <w:tmpl w:val="DB2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8F872B3"/>
    <w:multiLevelType w:val="multilevel"/>
    <w:tmpl w:val="39B8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A542349"/>
    <w:multiLevelType w:val="multilevel"/>
    <w:tmpl w:val="DCCC2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5C0B5DE7"/>
    <w:multiLevelType w:val="multilevel"/>
    <w:tmpl w:val="58C6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F50C17"/>
    <w:multiLevelType w:val="multilevel"/>
    <w:tmpl w:val="04CE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FE1C86"/>
    <w:multiLevelType w:val="multilevel"/>
    <w:tmpl w:val="13C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BB6137"/>
    <w:multiLevelType w:val="multilevel"/>
    <w:tmpl w:val="7C3A4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69B63804"/>
    <w:multiLevelType w:val="multilevel"/>
    <w:tmpl w:val="6406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4D62E1"/>
    <w:multiLevelType w:val="multilevel"/>
    <w:tmpl w:val="2E3A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DA346B3"/>
    <w:multiLevelType w:val="multilevel"/>
    <w:tmpl w:val="0ABE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E7545D9"/>
    <w:multiLevelType w:val="multilevel"/>
    <w:tmpl w:val="D4AC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E7E289C"/>
    <w:multiLevelType w:val="multilevel"/>
    <w:tmpl w:val="5ECE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EAA3DBE"/>
    <w:multiLevelType w:val="multilevel"/>
    <w:tmpl w:val="A55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E50491"/>
    <w:multiLevelType w:val="multilevel"/>
    <w:tmpl w:val="DF38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1A6A9B"/>
    <w:multiLevelType w:val="multilevel"/>
    <w:tmpl w:val="FB04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1064377"/>
    <w:multiLevelType w:val="multilevel"/>
    <w:tmpl w:val="D7BE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415D68"/>
    <w:multiLevelType w:val="multilevel"/>
    <w:tmpl w:val="533A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610E25"/>
    <w:multiLevelType w:val="multilevel"/>
    <w:tmpl w:val="81EE1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73EA1D77"/>
    <w:multiLevelType w:val="multilevel"/>
    <w:tmpl w:val="28B0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48E4EC0"/>
    <w:multiLevelType w:val="multilevel"/>
    <w:tmpl w:val="BA1E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E91956"/>
    <w:multiLevelType w:val="multilevel"/>
    <w:tmpl w:val="54EA30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nsid w:val="7CEF22E4"/>
    <w:multiLevelType w:val="multilevel"/>
    <w:tmpl w:val="7EC8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DB149ED"/>
    <w:multiLevelType w:val="multilevel"/>
    <w:tmpl w:val="A5F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E5A25E9"/>
    <w:multiLevelType w:val="multilevel"/>
    <w:tmpl w:val="0A1C0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3"/>
  </w:num>
  <w:num w:numId="2">
    <w:abstractNumId w:val="39"/>
  </w:num>
  <w:num w:numId="3">
    <w:abstractNumId w:val="28"/>
  </w:num>
  <w:num w:numId="4">
    <w:abstractNumId w:val="37"/>
  </w:num>
  <w:num w:numId="5">
    <w:abstractNumId w:val="36"/>
  </w:num>
  <w:num w:numId="6">
    <w:abstractNumId w:val="64"/>
  </w:num>
  <w:num w:numId="7">
    <w:abstractNumId w:val="23"/>
  </w:num>
  <w:num w:numId="8">
    <w:abstractNumId w:val="32"/>
  </w:num>
  <w:num w:numId="9">
    <w:abstractNumId w:val="61"/>
  </w:num>
  <w:num w:numId="10">
    <w:abstractNumId w:val="45"/>
  </w:num>
  <w:num w:numId="11">
    <w:abstractNumId w:val="52"/>
  </w:num>
  <w:num w:numId="12">
    <w:abstractNumId w:val="51"/>
  </w:num>
  <w:num w:numId="13">
    <w:abstractNumId w:val="8"/>
  </w:num>
  <w:num w:numId="14">
    <w:abstractNumId w:val="10"/>
  </w:num>
  <w:num w:numId="15">
    <w:abstractNumId w:val="13"/>
  </w:num>
  <w:num w:numId="16">
    <w:abstractNumId w:val="58"/>
  </w:num>
  <w:num w:numId="17">
    <w:abstractNumId w:val="24"/>
  </w:num>
  <w:num w:numId="18">
    <w:abstractNumId w:val="2"/>
  </w:num>
  <w:num w:numId="19">
    <w:abstractNumId w:val="59"/>
  </w:num>
  <w:num w:numId="20">
    <w:abstractNumId w:val="41"/>
  </w:num>
  <w:num w:numId="21">
    <w:abstractNumId w:val="6"/>
  </w:num>
  <w:num w:numId="22">
    <w:abstractNumId w:val="33"/>
  </w:num>
  <w:num w:numId="23">
    <w:abstractNumId w:val="9"/>
  </w:num>
  <w:num w:numId="24">
    <w:abstractNumId w:val="44"/>
  </w:num>
  <w:num w:numId="25">
    <w:abstractNumId w:val="65"/>
  </w:num>
  <w:num w:numId="26">
    <w:abstractNumId w:val="25"/>
  </w:num>
  <w:num w:numId="27">
    <w:abstractNumId w:val="1"/>
  </w:num>
  <w:num w:numId="28">
    <w:abstractNumId w:val="22"/>
  </w:num>
  <w:num w:numId="29">
    <w:abstractNumId w:val="62"/>
  </w:num>
  <w:num w:numId="30">
    <w:abstractNumId w:val="48"/>
  </w:num>
  <w:num w:numId="31">
    <w:abstractNumId w:val="12"/>
  </w:num>
  <w:num w:numId="32">
    <w:abstractNumId w:val="15"/>
  </w:num>
  <w:num w:numId="33">
    <w:abstractNumId w:val="46"/>
  </w:num>
  <w:num w:numId="34">
    <w:abstractNumId w:val="3"/>
  </w:num>
  <w:num w:numId="35">
    <w:abstractNumId w:val="5"/>
  </w:num>
  <w:num w:numId="36">
    <w:abstractNumId w:val="29"/>
  </w:num>
  <w:num w:numId="37">
    <w:abstractNumId w:val="17"/>
  </w:num>
  <w:num w:numId="38">
    <w:abstractNumId w:val="31"/>
  </w:num>
  <w:num w:numId="39">
    <w:abstractNumId w:val="0"/>
  </w:num>
  <w:num w:numId="40">
    <w:abstractNumId w:val="11"/>
  </w:num>
  <w:num w:numId="41">
    <w:abstractNumId w:val="20"/>
  </w:num>
  <w:num w:numId="42">
    <w:abstractNumId w:val="50"/>
  </w:num>
  <w:num w:numId="43">
    <w:abstractNumId w:val="53"/>
  </w:num>
  <w:num w:numId="44">
    <w:abstractNumId w:val="4"/>
  </w:num>
  <w:num w:numId="45">
    <w:abstractNumId w:val="42"/>
  </w:num>
  <w:num w:numId="46">
    <w:abstractNumId w:val="18"/>
  </w:num>
  <w:num w:numId="47">
    <w:abstractNumId w:val="60"/>
  </w:num>
  <w:num w:numId="48">
    <w:abstractNumId w:val="21"/>
  </w:num>
  <w:num w:numId="49">
    <w:abstractNumId w:val="14"/>
  </w:num>
  <w:num w:numId="50">
    <w:abstractNumId w:val="47"/>
  </w:num>
  <w:num w:numId="51">
    <w:abstractNumId w:val="57"/>
  </w:num>
  <w:num w:numId="52">
    <w:abstractNumId w:val="34"/>
  </w:num>
  <w:num w:numId="53">
    <w:abstractNumId w:val="7"/>
  </w:num>
  <w:num w:numId="54">
    <w:abstractNumId w:val="26"/>
  </w:num>
  <w:num w:numId="55">
    <w:abstractNumId w:val="49"/>
  </w:num>
  <w:num w:numId="56">
    <w:abstractNumId w:val="54"/>
  </w:num>
  <w:num w:numId="57">
    <w:abstractNumId w:val="35"/>
  </w:num>
  <w:num w:numId="58">
    <w:abstractNumId w:val="19"/>
  </w:num>
  <w:num w:numId="59">
    <w:abstractNumId w:val="55"/>
  </w:num>
  <w:num w:numId="60">
    <w:abstractNumId w:val="27"/>
  </w:num>
  <w:num w:numId="61">
    <w:abstractNumId w:val="40"/>
  </w:num>
  <w:num w:numId="62">
    <w:abstractNumId w:val="43"/>
  </w:num>
  <w:num w:numId="63">
    <w:abstractNumId w:val="56"/>
  </w:num>
  <w:num w:numId="64">
    <w:abstractNumId w:val="38"/>
  </w:num>
  <w:num w:numId="65">
    <w:abstractNumId w:val="16"/>
  </w:num>
  <w:num w:numId="66">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3B9"/>
    <w:rsid w:val="000D129A"/>
    <w:rsid w:val="0014321B"/>
    <w:rsid w:val="00182E27"/>
    <w:rsid w:val="001A3D48"/>
    <w:rsid w:val="001D4E53"/>
    <w:rsid w:val="001E1211"/>
    <w:rsid w:val="002025F9"/>
    <w:rsid w:val="002057B5"/>
    <w:rsid w:val="002079DE"/>
    <w:rsid w:val="00214AAA"/>
    <w:rsid w:val="00257787"/>
    <w:rsid w:val="002602F0"/>
    <w:rsid w:val="00280EC4"/>
    <w:rsid w:val="002902C6"/>
    <w:rsid w:val="002C03A2"/>
    <w:rsid w:val="00357087"/>
    <w:rsid w:val="00382B61"/>
    <w:rsid w:val="003E4599"/>
    <w:rsid w:val="00403A54"/>
    <w:rsid w:val="00466D2F"/>
    <w:rsid w:val="004E00C6"/>
    <w:rsid w:val="004F3B5B"/>
    <w:rsid w:val="00573A7A"/>
    <w:rsid w:val="005C3618"/>
    <w:rsid w:val="00601215"/>
    <w:rsid w:val="00622A09"/>
    <w:rsid w:val="006478AD"/>
    <w:rsid w:val="00653F4E"/>
    <w:rsid w:val="006540FB"/>
    <w:rsid w:val="00687159"/>
    <w:rsid w:val="006A6563"/>
    <w:rsid w:val="00700BE4"/>
    <w:rsid w:val="00730B46"/>
    <w:rsid w:val="007F0299"/>
    <w:rsid w:val="00816850"/>
    <w:rsid w:val="008478F0"/>
    <w:rsid w:val="008643C6"/>
    <w:rsid w:val="008D47A1"/>
    <w:rsid w:val="008F32D7"/>
    <w:rsid w:val="0099794D"/>
    <w:rsid w:val="009C3366"/>
    <w:rsid w:val="00A062BC"/>
    <w:rsid w:val="00A82726"/>
    <w:rsid w:val="00AC1948"/>
    <w:rsid w:val="00B332FD"/>
    <w:rsid w:val="00B45616"/>
    <w:rsid w:val="00B53960"/>
    <w:rsid w:val="00BF040D"/>
    <w:rsid w:val="00BF0C4D"/>
    <w:rsid w:val="00C02B74"/>
    <w:rsid w:val="00C0617F"/>
    <w:rsid w:val="00C203B9"/>
    <w:rsid w:val="00CA7DD7"/>
    <w:rsid w:val="00CB6565"/>
    <w:rsid w:val="00CC2CE2"/>
    <w:rsid w:val="00CC6DCF"/>
    <w:rsid w:val="00CD575A"/>
    <w:rsid w:val="00DA09B3"/>
    <w:rsid w:val="00DC6D03"/>
    <w:rsid w:val="00E22BA3"/>
    <w:rsid w:val="00E6545C"/>
    <w:rsid w:val="00EB077B"/>
    <w:rsid w:val="00F2486C"/>
    <w:rsid w:val="00F25E93"/>
    <w:rsid w:val="00F82758"/>
    <w:rsid w:val="00FC0E24"/>
    <w:rsid w:val="00FD3BDC"/>
    <w:rsid w:val="00FD412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E00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7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00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00C6"/>
    <w:rPr>
      <w:b/>
      <w:bCs/>
    </w:rPr>
  </w:style>
  <w:style w:type="character" w:customStyle="1" w:styleId="Heading3Char">
    <w:name w:val="Heading 3 Char"/>
    <w:basedOn w:val="DefaultParagraphFont"/>
    <w:link w:val="Heading3"/>
    <w:uiPriority w:val="9"/>
    <w:rsid w:val="004E00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478F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8478F0"/>
    <w:rPr>
      <w:color w:val="0000FF"/>
      <w:u w:val="single"/>
    </w:rPr>
  </w:style>
  <w:style w:type="character" w:customStyle="1" w:styleId="text-green">
    <w:name w:val="text-green"/>
    <w:basedOn w:val="DefaultParagraphFont"/>
    <w:rsid w:val="008478F0"/>
  </w:style>
  <w:style w:type="character" w:customStyle="1" w:styleId="spanleft">
    <w:name w:val="spanleft"/>
    <w:basedOn w:val="DefaultParagraphFont"/>
    <w:rsid w:val="008478F0"/>
  </w:style>
  <w:style w:type="paragraph" w:styleId="HTMLPreformatted">
    <w:name w:val="HTML Preformatted"/>
    <w:basedOn w:val="Normal"/>
    <w:link w:val="HTMLPreformattedChar"/>
    <w:uiPriority w:val="99"/>
    <w:semiHidden/>
    <w:unhideWhenUsed/>
    <w:rsid w:val="0084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78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8F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7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E00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7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00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00C6"/>
    <w:rPr>
      <w:b/>
      <w:bCs/>
    </w:rPr>
  </w:style>
  <w:style w:type="character" w:customStyle="1" w:styleId="Heading3Char">
    <w:name w:val="Heading 3 Char"/>
    <w:basedOn w:val="DefaultParagraphFont"/>
    <w:link w:val="Heading3"/>
    <w:uiPriority w:val="9"/>
    <w:rsid w:val="004E00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478F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8478F0"/>
    <w:rPr>
      <w:color w:val="0000FF"/>
      <w:u w:val="single"/>
    </w:rPr>
  </w:style>
  <w:style w:type="character" w:customStyle="1" w:styleId="text-green">
    <w:name w:val="text-green"/>
    <w:basedOn w:val="DefaultParagraphFont"/>
    <w:rsid w:val="008478F0"/>
  </w:style>
  <w:style w:type="character" w:customStyle="1" w:styleId="spanleft">
    <w:name w:val="spanleft"/>
    <w:basedOn w:val="DefaultParagraphFont"/>
    <w:rsid w:val="008478F0"/>
  </w:style>
  <w:style w:type="paragraph" w:styleId="HTMLPreformatted">
    <w:name w:val="HTML Preformatted"/>
    <w:basedOn w:val="Normal"/>
    <w:link w:val="HTMLPreformattedChar"/>
    <w:uiPriority w:val="99"/>
    <w:semiHidden/>
    <w:unhideWhenUsed/>
    <w:rsid w:val="0084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78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8F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7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83978">
      <w:bodyDiv w:val="1"/>
      <w:marLeft w:val="0"/>
      <w:marRight w:val="0"/>
      <w:marTop w:val="0"/>
      <w:marBottom w:val="0"/>
      <w:divBdr>
        <w:top w:val="none" w:sz="0" w:space="0" w:color="auto"/>
        <w:left w:val="none" w:sz="0" w:space="0" w:color="auto"/>
        <w:bottom w:val="none" w:sz="0" w:space="0" w:color="auto"/>
        <w:right w:val="none" w:sz="0" w:space="0" w:color="auto"/>
      </w:divBdr>
      <w:divsChild>
        <w:div w:id="1354842398">
          <w:marLeft w:val="0"/>
          <w:marRight w:val="0"/>
          <w:marTop w:val="0"/>
          <w:marBottom w:val="300"/>
          <w:divBdr>
            <w:top w:val="none" w:sz="0" w:space="0" w:color="auto"/>
            <w:left w:val="none" w:sz="0" w:space="0" w:color="auto"/>
            <w:bottom w:val="none" w:sz="0" w:space="0" w:color="auto"/>
            <w:right w:val="none" w:sz="0" w:space="0" w:color="auto"/>
          </w:divBdr>
          <w:divsChild>
            <w:div w:id="446432681">
              <w:marLeft w:val="0"/>
              <w:marRight w:val="0"/>
              <w:marTop w:val="0"/>
              <w:marBottom w:val="0"/>
              <w:divBdr>
                <w:top w:val="none" w:sz="0" w:space="0" w:color="auto"/>
                <w:left w:val="none" w:sz="0" w:space="0" w:color="auto"/>
                <w:bottom w:val="none" w:sz="0" w:space="0" w:color="auto"/>
                <w:right w:val="none" w:sz="0" w:space="0" w:color="auto"/>
              </w:divBdr>
            </w:div>
            <w:div w:id="1919249364">
              <w:marLeft w:val="0"/>
              <w:marRight w:val="0"/>
              <w:marTop w:val="0"/>
              <w:marBottom w:val="0"/>
              <w:divBdr>
                <w:top w:val="none" w:sz="0" w:space="0" w:color="auto"/>
                <w:left w:val="none" w:sz="0" w:space="0" w:color="auto"/>
                <w:bottom w:val="none" w:sz="0" w:space="0" w:color="auto"/>
                <w:right w:val="none" w:sz="0" w:space="0" w:color="auto"/>
              </w:divBdr>
              <w:divsChild>
                <w:div w:id="936400518">
                  <w:marLeft w:val="0"/>
                  <w:marRight w:val="0"/>
                  <w:marTop w:val="0"/>
                  <w:marBottom w:val="0"/>
                  <w:divBdr>
                    <w:top w:val="none" w:sz="0" w:space="0" w:color="auto"/>
                    <w:left w:val="none" w:sz="0" w:space="0" w:color="auto"/>
                    <w:bottom w:val="none" w:sz="0" w:space="0" w:color="auto"/>
                    <w:right w:val="none" w:sz="0" w:space="0" w:color="auto"/>
                  </w:divBdr>
                  <w:divsChild>
                    <w:div w:id="738526667">
                      <w:marLeft w:val="-773"/>
                      <w:marRight w:val="0"/>
                      <w:marTop w:val="0"/>
                      <w:marBottom w:val="0"/>
                      <w:divBdr>
                        <w:top w:val="none" w:sz="0" w:space="0" w:color="auto"/>
                        <w:left w:val="none" w:sz="0" w:space="0" w:color="auto"/>
                        <w:bottom w:val="none" w:sz="0" w:space="0" w:color="auto"/>
                        <w:right w:val="none" w:sz="0" w:space="0" w:color="auto"/>
                      </w:divBdr>
                      <w:divsChild>
                        <w:div w:id="713892671">
                          <w:marLeft w:val="0"/>
                          <w:marRight w:val="0"/>
                          <w:marTop w:val="0"/>
                          <w:marBottom w:val="0"/>
                          <w:divBdr>
                            <w:top w:val="none" w:sz="0" w:space="0" w:color="auto"/>
                            <w:left w:val="none" w:sz="0" w:space="0" w:color="auto"/>
                            <w:bottom w:val="none" w:sz="0" w:space="0" w:color="auto"/>
                            <w:right w:val="none" w:sz="0" w:space="0" w:color="auto"/>
                          </w:divBdr>
                          <w:divsChild>
                            <w:div w:id="1218055520">
                              <w:marLeft w:val="0"/>
                              <w:marRight w:val="0"/>
                              <w:marTop w:val="0"/>
                              <w:marBottom w:val="0"/>
                              <w:divBdr>
                                <w:top w:val="none" w:sz="0" w:space="0" w:color="auto"/>
                                <w:left w:val="none" w:sz="0" w:space="0" w:color="auto"/>
                                <w:bottom w:val="none" w:sz="0" w:space="0" w:color="auto"/>
                                <w:right w:val="none" w:sz="0" w:space="0" w:color="auto"/>
                              </w:divBdr>
                              <w:divsChild>
                                <w:div w:id="1375544574">
                                  <w:marLeft w:val="0"/>
                                  <w:marRight w:val="0"/>
                                  <w:marTop w:val="0"/>
                                  <w:marBottom w:val="0"/>
                                  <w:divBdr>
                                    <w:top w:val="none" w:sz="0" w:space="0" w:color="auto"/>
                                    <w:left w:val="none" w:sz="0" w:space="0" w:color="auto"/>
                                    <w:bottom w:val="none" w:sz="0" w:space="0" w:color="auto"/>
                                    <w:right w:val="none" w:sz="0" w:space="0" w:color="auto"/>
                                  </w:divBdr>
                                  <w:divsChild>
                                    <w:div w:id="1891304317">
                                      <w:marLeft w:val="0"/>
                                      <w:marRight w:val="0"/>
                                      <w:marTop w:val="0"/>
                                      <w:marBottom w:val="0"/>
                                      <w:divBdr>
                                        <w:top w:val="none" w:sz="0" w:space="0" w:color="auto"/>
                                        <w:left w:val="none" w:sz="0" w:space="0" w:color="auto"/>
                                        <w:bottom w:val="none" w:sz="0" w:space="0" w:color="auto"/>
                                        <w:right w:val="none" w:sz="0" w:space="0" w:color="auto"/>
                                      </w:divBdr>
                                      <w:divsChild>
                                        <w:div w:id="13689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781400">
          <w:marLeft w:val="0"/>
          <w:marRight w:val="0"/>
          <w:marTop w:val="0"/>
          <w:marBottom w:val="300"/>
          <w:divBdr>
            <w:top w:val="none" w:sz="0" w:space="0" w:color="auto"/>
            <w:left w:val="none" w:sz="0" w:space="0" w:color="auto"/>
            <w:bottom w:val="none" w:sz="0" w:space="0" w:color="auto"/>
            <w:right w:val="none" w:sz="0" w:space="0" w:color="auto"/>
          </w:divBdr>
          <w:divsChild>
            <w:div w:id="1688749471">
              <w:marLeft w:val="0"/>
              <w:marRight w:val="0"/>
              <w:marTop w:val="0"/>
              <w:marBottom w:val="0"/>
              <w:divBdr>
                <w:top w:val="none" w:sz="0" w:space="0" w:color="auto"/>
                <w:left w:val="none" w:sz="0" w:space="0" w:color="auto"/>
                <w:bottom w:val="none" w:sz="0" w:space="0" w:color="auto"/>
                <w:right w:val="none" w:sz="0" w:space="0" w:color="auto"/>
              </w:divBdr>
            </w:div>
            <w:div w:id="571893538">
              <w:marLeft w:val="0"/>
              <w:marRight w:val="0"/>
              <w:marTop w:val="0"/>
              <w:marBottom w:val="0"/>
              <w:divBdr>
                <w:top w:val="none" w:sz="0" w:space="0" w:color="auto"/>
                <w:left w:val="none" w:sz="0" w:space="0" w:color="auto"/>
                <w:bottom w:val="none" w:sz="0" w:space="0" w:color="auto"/>
                <w:right w:val="none" w:sz="0" w:space="0" w:color="auto"/>
              </w:divBdr>
              <w:divsChild>
                <w:div w:id="10216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9864">
          <w:marLeft w:val="0"/>
          <w:marRight w:val="0"/>
          <w:marTop w:val="0"/>
          <w:marBottom w:val="300"/>
          <w:divBdr>
            <w:top w:val="none" w:sz="0" w:space="0" w:color="auto"/>
            <w:left w:val="none" w:sz="0" w:space="0" w:color="auto"/>
            <w:bottom w:val="none" w:sz="0" w:space="0" w:color="auto"/>
            <w:right w:val="none" w:sz="0" w:space="0" w:color="auto"/>
          </w:divBdr>
          <w:divsChild>
            <w:div w:id="628365488">
              <w:marLeft w:val="0"/>
              <w:marRight w:val="0"/>
              <w:marTop w:val="0"/>
              <w:marBottom w:val="0"/>
              <w:divBdr>
                <w:top w:val="none" w:sz="0" w:space="0" w:color="auto"/>
                <w:left w:val="none" w:sz="0" w:space="0" w:color="auto"/>
                <w:bottom w:val="none" w:sz="0" w:space="0" w:color="auto"/>
                <w:right w:val="none" w:sz="0" w:space="0" w:color="auto"/>
              </w:divBdr>
            </w:div>
            <w:div w:id="1440956228">
              <w:marLeft w:val="0"/>
              <w:marRight w:val="0"/>
              <w:marTop w:val="0"/>
              <w:marBottom w:val="0"/>
              <w:divBdr>
                <w:top w:val="none" w:sz="0" w:space="0" w:color="auto"/>
                <w:left w:val="none" w:sz="0" w:space="0" w:color="auto"/>
                <w:bottom w:val="none" w:sz="0" w:space="0" w:color="auto"/>
                <w:right w:val="none" w:sz="0" w:space="0" w:color="auto"/>
              </w:divBdr>
              <w:divsChild>
                <w:div w:id="8536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748">
          <w:marLeft w:val="0"/>
          <w:marRight w:val="0"/>
          <w:marTop w:val="0"/>
          <w:marBottom w:val="300"/>
          <w:divBdr>
            <w:top w:val="none" w:sz="0" w:space="0" w:color="auto"/>
            <w:left w:val="none" w:sz="0" w:space="0" w:color="auto"/>
            <w:bottom w:val="none" w:sz="0" w:space="0" w:color="auto"/>
            <w:right w:val="none" w:sz="0" w:space="0" w:color="auto"/>
          </w:divBdr>
          <w:divsChild>
            <w:div w:id="1652900969">
              <w:marLeft w:val="0"/>
              <w:marRight w:val="0"/>
              <w:marTop w:val="0"/>
              <w:marBottom w:val="0"/>
              <w:divBdr>
                <w:top w:val="none" w:sz="0" w:space="0" w:color="auto"/>
                <w:left w:val="none" w:sz="0" w:space="0" w:color="auto"/>
                <w:bottom w:val="none" w:sz="0" w:space="0" w:color="auto"/>
                <w:right w:val="none" w:sz="0" w:space="0" w:color="auto"/>
              </w:divBdr>
            </w:div>
            <w:div w:id="1640836936">
              <w:marLeft w:val="0"/>
              <w:marRight w:val="0"/>
              <w:marTop w:val="0"/>
              <w:marBottom w:val="0"/>
              <w:divBdr>
                <w:top w:val="none" w:sz="0" w:space="0" w:color="auto"/>
                <w:left w:val="none" w:sz="0" w:space="0" w:color="auto"/>
                <w:bottom w:val="none" w:sz="0" w:space="0" w:color="auto"/>
                <w:right w:val="none" w:sz="0" w:space="0" w:color="auto"/>
              </w:divBdr>
              <w:divsChild>
                <w:div w:id="19591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9234">
          <w:marLeft w:val="0"/>
          <w:marRight w:val="0"/>
          <w:marTop w:val="0"/>
          <w:marBottom w:val="300"/>
          <w:divBdr>
            <w:top w:val="none" w:sz="0" w:space="0" w:color="auto"/>
            <w:left w:val="none" w:sz="0" w:space="0" w:color="auto"/>
            <w:bottom w:val="none" w:sz="0" w:space="0" w:color="auto"/>
            <w:right w:val="none" w:sz="0" w:space="0" w:color="auto"/>
          </w:divBdr>
          <w:divsChild>
            <w:div w:id="972517228">
              <w:marLeft w:val="0"/>
              <w:marRight w:val="0"/>
              <w:marTop w:val="0"/>
              <w:marBottom w:val="0"/>
              <w:divBdr>
                <w:top w:val="none" w:sz="0" w:space="0" w:color="auto"/>
                <w:left w:val="none" w:sz="0" w:space="0" w:color="auto"/>
                <w:bottom w:val="none" w:sz="0" w:space="0" w:color="auto"/>
                <w:right w:val="none" w:sz="0" w:space="0" w:color="auto"/>
              </w:divBdr>
            </w:div>
            <w:div w:id="801927942">
              <w:marLeft w:val="0"/>
              <w:marRight w:val="0"/>
              <w:marTop w:val="0"/>
              <w:marBottom w:val="0"/>
              <w:divBdr>
                <w:top w:val="none" w:sz="0" w:space="0" w:color="auto"/>
                <w:left w:val="none" w:sz="0" w:space="0" w:color="auto"/>
                <w:bottom w:val="none" w:sz="0" w:space="0" w:color="auto"/>
                <w:right w:val="none" w:sz="0" w:space="0" w:color="auto"/>
              </w:divBdr>
              <w:divsChild>
                <w:div w:id="858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28">
          <w:marLeft w:val="0"/>
          <w:marRight w:val="0"/>
          <w:marTop w:val="0"/>
          <w:marBottom w:val="300"/>
          <w:divBdr>
            <w:top w:val="none" w:sz="0" w:space="0" w:color="auto"/>
            <w:left w:val="none" w:sz="0" w:space="0" w:color="auto"/>
            <w:bottom w:val="none" w:sz="0" w:space="0" w:color="auto"/>
            <w:right w:val="none" w:sz="0" w:space="0" w:color="auto"/>
          </w:divBdr>
          <w:divsChild>
            <w:div w:id="1772776461">
              <w:marLeft w:val="0"/>
              <w:marRight w:val="0"/>
              <w:marTop w:val="0"/>
              <w:marBottom w:val="0"/>
              <w:divBdr>
                <w:top w:val="none" w:sz="0" w:space="0" w:color="auto"/>
                <w:left w:val="none" w:sz="0" w:space="0" w:color="auto"/>
                <w:bottom w:val="none" w:sz="0" w:space="0" w:color="auto"/>
                <w:right w:val="none" w:sz="0" w:space="0" w:color="auto"/>
              </w:divBdr>
            </w:div>
            <w:div w:id="1094517843">
              <w:marLeft w:val="0"/>
              <w:marRight w:val="0"/>
              <w:marTop w:val="0"/>
              <w:marBottom w:val="0"/>
              <w:divBdr>
                <w:top w:val="none" w:sz="0" w:space="0" w:color="auto"/>
                <w:left w:val="none" w:sz="0" w:space="0" w:color="auto"/>
                <w:bottom w:val="none" w:sz="0" w:space="0" w:color="auto"/>
                <w:right w:val="none" w:sz="0" w:space="0" w:color="auto"/>
              </w:divBdr>
              <w:divsChild>
                <w:div w:id="1730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5675">
          <w:marLeft w:val="0"/>
          <w:marRight w:val="0"/>
          <w:marTop w:val="0"/>
          <w:marBottom w:val="300"/>
          <w:divBdr>
            <w:top w:val="none" w:sz="0" w:space="0" w:color="auto"/>
            <w:left w:val="none" w:sz="0" w:space="0" w:color="auto"/>
            <w:bottom w:val="none" w:sz="0" w:space="0" w:color="auto"/>
            <w:right w:val="none" w:sz="0" w:space="0" w:color="auto"/>
          </w:divBdr>
          <w:divsChild>
            <w:div w:id="205653139">
              <w:marLeft w:val="0"/>
              <w:marRight w:val="0"/>
              <w:marTop w:val="0"/>
              <w:marBottom w:val="0"/>
              <w:divBdr>
                <w:top w:val="none" w:sz="0" w:space="0" w:color="auto"/>
                <w:left w:val="none" w:sz="0" w:space="0" w:color="auto"/>
                <w:bottom w:val="none" w:sz="0" w:space="0" w:color="auto"/>
                <w:right w:val="none" w:sz="0" w:space="0" w:color="auto"/>
              </w:divBdr>
            </w:div>
            <w:div w:id="1561592610">
              <w:marLeft w:val="0"/>
              <w:marRight w:val="0"/>
              <w:marTop w:val="0"/>
              <w:marBottom w:val="0"/>
              <w:divBdr>
                <w:top w:val="none" w:sz="0" w:space="0" w:color="auto"/>
                <w:left w:val="none" w:sz="0" w:space="0" w:color="auto"/>
                <w:bottom w:val="none" w:sz="0" w:space="0" w:color="auto"/>
                <w:right w:val="none" w:sz="0" w:space="0" w:color="auto"/>
              </w:divBdr>
              <w:divsChild>
                <w:div w:id="351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0988">
          <w:marLeft w:val="0"/>
          <w:marRight w:val="0"/>
          <w:marTop w:val="0"/>
          <w:marBottom w:val="300"/>
          <w:divBdr>
            <w:top w:val="none" w:sz="0" w:space="0" w:color="auto"/>
            <w:left w:val="none" w:sz="0" w:space="0" w:color="auto"/>
            <w:bottom w:val="none" w:sz="0" w:space="0" w:color="auto"/>
            <w:right w:val="none" w:sz="0" w:space="0" w:color="auto"/>
          </w:divBdr>
          <w:divsChild>
            <w:div w:id="1471285533">
              <w:marLeft w:val="0"/>
              <w:marRight w:val="0"/>
              <w:marTop w:val="0"/>
              <w:marBottom w:val="0"/>
              <w:divBdr>
                <w:top w:val="none" w:sz="0" w:space="0" w:color="auto"/>
                <w:left w:val="none" w:sz="0" w:space="0" w:color="auto"/>
                <w:bottom w:val="none" w:sz="0" w:space="0" w:color="auto"/>
                <w:right w:val="none" w:sz="0" w:space="0" w:color="auto"/>
              </w:divBdr>
            </w:div>
            <w:div w:id="2073430268">
              <w:marLeft w:val="0"/>
              <w:marRight w:val="0"/>
              <w:marTop w:val="0"/>
              <w:marBottom w:val="0"/>
              <w:divBdr>
                <w:top w:val="none" w:sz="0" w:space="0" w:color="auto"/>
                <w:left w:val="none" w:sz="0" w:space="0" w:color="auto"/>
                <w:bottom w:val="none" w:sz="0" w:space="0" w:color="auto"/>
                <w:right w:val="none" w:sz="0" w:space="0" w:color="auto"/>
              </w:divBdr>
              <w:divsChild>
                <w:div w:id="1434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3001">
          <w:marLeft w:val="0"/>
          <w:marRight w:val="0"/>
          <w:marTop w:val="0"/>
          <w:marBottom w:val="300"/>
          <w:divBdr>
            <w:top w:val="none" w:sz="0" w:space="0" w:color="auto"/>
            <w:left w:val="none" w:sz="0" w:space="0" w:color="auto"/>
            <w:bottom w:val="none" w:sz="0" w:space="0" w:color="auto"/>
            <w:right w:val="none" w:sz="0" w:space="0" w:color="auto"/>
          </w:divBdr>
          <w:divsChild>
            <w:div w:id="832646732">
              <w:marLeft w:val="0"/>
              <w:marRight w:val="0"/>
              <w:marTop w:val="0"/>
              <w:marBottom w:val="0"/>
              <w:divBdr>
                <w:top w:val="none" w:sz="0" w:space="0" w:color="auto"/>
                <w:left w:val="none" w:sz="0" w:space="0" w:color="auto"/>
                <w:bottom w:val="none" w:sz="0" w:space="0" w:color="auto"/>
                <w:right w:val="none" w:sz="0" w:space="0" w:color="auto"/>
              </w:divBdr>
            </w:div>
            <w:div w:id="1269309083">
              <w:marLeft w:val="0"/>
              <w:marRight w:val="0"/>
              <w:marTop w:val="0"/>
              <w:marBottom w:val="0"/>
              <w:divBdr>
                <w:top w:val="none" w:sz="0" w:space="0" w:color="auto"/>
                <w:left w:val="none" w:sz="0" w:space="0" w:color="auto"/>
                <w:bottom w:val="none" w:sz="0" w:space="0" w:color="auto"/>
                <w:right w:val="none" w:sz="0" w:space="0" w:color="auto"/>
              </w:divBdr>
              <w:divsChild>
                <w:div w:id="12319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3444">
          <w:marLeft w:val="0"/>
          <w:marRight w:val="0"/>
          <w:marTop w:val="0"/>
          <w:marBottom w:val="300"/>
          <w:divBdr>
            <w:top w:val="none" w:sz="0" w:space="0" w:color="auto"/>
            <w:left w:val="none" w:sz="0" w:space="0" w:color="auto"/>
            <w:bottom w:val="none" w:sz="0" w:space="0" w:color="auto"/>
            <w:right w:val="none" w:sz="0" w:space="0" w:color="auto"/>
          </w:divBdr>
          <w:divsChild>
            <w:div w:id="672489468">
              <w:marLeft w:val="0"/>
              <w:marRight w:val="0"/>
              <w:marTop w:val="0"/>
              <w:marBottom w:val="0"/>
              <w:divBdr>
                <w:top w:val="none" w:sz="0" w:space="0" w:color="auto"/>
                <w:left w:val="none" w:sz="0" w:space="0" w:color="auto"/>
                <w:bottom w:val="none" w:sz="0" w:space="0" w:color="auto"/>
                <w:right w:val="none" w:sz="0" w:space="0" w:color="auto"/>
              </w:divBdr>
            </w:div>
            <w:div w:id="2113818127">
              <w:marLeft w:val="0"/>
              <w:marRight w:val="0"/>
              <w:marTop w:val="0"/>
              <w:marBottom w:val="0"/>
              <w:divBdr>
                <w:top w:val="none" w:sz="0" w:space="0" w:color="auto"/>
                <w:left w:val="none" w:sz="0" w:space="0" w:color="auto"/>
                <w:bottom w:val="none" w:sz="0" w:space="0" w:color="auto"/>
                <w:right w:val="none" w:sz="0" w:space="0" w:color="auto"/>
              </w:divBdr>
              <w:divsChild>
                <w:div w:id="12111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244">
          <w:marLeft w:val="0"/>
          <w:marRight w:val="0"/>
          <w:marTop w:val="0"/>
          <w:marBottom w:val="300"/>
          <w:divBdr>
            <w:top w:val="none" w:sz="0" w:space="0" w:color="auto"/>
            <w:left w:val="none" w:sz="0" w:space="0" w:color="auto"/>
            <w:bottom w:val="none" w:sz="0" w:space="0" w:color="auto"/>
            <w:right w:val="none" w:sz="0" w:space="0" w:color="auto"/>
          </w:divBdr>
          <w:divsChild>
            <w:div w:id="354844163">
              <w:marLeft w:val="0"/>
              <w:marRight w:val="0"/>
              <w:marTop w:val="0"/>
              <w:marBottom w:val="0"/>
              <w:divBdr>
                <w:top w:val="none" w:sz="0" w:space="0" w:color="auto"/>
                <w:left w:val="none" w:sz="0" w:space="0" w:color="auto"/>
                <w:bottom w:val="none" w:sz="0" w:space="0" w:color="auto"/>
                <w:right w:val="none" w:sz="0" w:space="0" w:color="auto"/>
              </w:divBdr>
            </w:div>
            <w:div w:id="1449667045">
              <w:marLeft w:val="0"/>
              <w:marRight w:val="0"/>
              <w:marTop w:val="0"/>
              <w:marBottom w:val="0"/>
              <w:divBdr>
                <w:top w:val="none" w:sz="0" w:space="0" w:color="auto"/>
                <w:left w:val="none" w:sz="0" w:space="0" w:color="auto"/>
                <w:bottom w:val="none" w:sz="0" w:space="0" w:color="auto"/>
                <w:right w:val="none" w:sz="0" w:space="0" w:color="auto"/>
              </w:divBdr>
              <w:divsChild>
                <w:div w:id="14640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820">
          <w:marLeft w:val="0"/>
          <w:marRight w:val="0"/>
          <w:marTop w:val="0"/>
          <w:marBottom w:val="300"/>
          <w:divBdr>
            <w:top w:val="none" w:sz="0" w:space="0" w:color="auto"/>
            <w:left w:val="none" w:sz="0" w:space="0" w:color="auto"/>
            <w:bottom w:val="none" w:sz="0" w:space="0" w:color="auto"/>
            <w:right w:val="none" w:sz="0" w:space="0" w:color="auto"/>
          </w:divBdr>
          <w:divsChild>
            <w:div w:id="504587333">
              <w:marLeft w:val="0"/>
              <w:marRight w:val="0"/>
              <w:marTop w:val="0"/>
              <w:marBottom w:val="0"/>
              <w:divBdr>
                <w:top w:val="none" w:sz="0" w:space="0" w:color="auto"/>
                <w:left w:val="none" w:sz="0" w:space="0" w:color="auto"/>
                <w:bottom w:val="none" w:sz="0" w:space="0" w:color="auto"/>
                <w:right w:val="none" w:sz="0" w:space="0" w:color="auto"/>
              </w:divBdr>
            </w:div>
            <w:div w:id="230696709">
              <w:marLeft w:val="0"/>
              <w:marRight w:val="0"/>
              <w:marTop w:val="0"/>
              <w:marBottom w:val="0"/>
              <w:divBdr>
                <w:top w:val="none" w:sz="0" w:space="0" w:color="auto"/>
                <w:left w:val="none" w:sz="0" w:space="0" w:color="auto"/>
                <w:bottom w:val="none" w:sz="0" w:space="0" w:color="auto"/>
                <w:right w:val="none" w:sz="0" w:space="0" w:color="auto"/>
              </w:divBdr>
              <w:divsChild>
                <w:div w:id="15224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5531">
          <w:marLeft w:val="0"/>
          <w:marRight w:val="0"/>
          <w:marTop w:val="0"/>
          <w:marBottom w:val="300"/>
          <w:divBdr>
            <w:top w:val="none" w:sz="0" w:space="0" w:color="auto"/>
            <w:left w:val="none" w:sz="0" w:space="0" w:color="auto"/>
            <w:bottom w:val="none" w:sz="0" w:space="0" w:color="auto"/>
            <w:right w:val="none" w:sz="0" w:space="0" w:color="auto"/>
          </w:divBdr>
          <w:divsChild>
            <w:div w:id="1387139708">
              <w:marLeft w:val="0"/>
              <w:marRight w:val="0"/>
              <w:marTop w:val="0"/>
              <w:marBottom w:val="0"/>
              <w:divBdr>
                <w:top w:val="none" w:sz="0" w:space="0" w:color="auto"/>
                <w:left w:val="none" w:sz="0" w:space="0" w:color="auto"/>
                <w:bottom w:val="none" w:sz="0" w:space="0" w:color="auto"/>
                <w:right w:val="none" w:sz="0" w:space="0" w:color="auto"/>
              </w:divBdr>
            </w:div>
            <w:div w:id="1566527301">
              <w:marLeft w:val="0"/>
              <w:marRight w:val="0"/>
              <w:marTop w:val="0"/>
              <w:marBottom w:val="0"/>
              <w:divBdr>
                <w:top w:val="none" w:sz="0" w:space="0" w:color="auto"/>
                <w:left w:val="none" w:sz="0" w:space="0" w:color="auto"/>
                <w:bottom w:val="none" w:sz="0" w:space="0" w:color="auto"/>
                <w:right w:val="none" w:sz="0" w:space="0" w:color="auto"/>
              </w:divBdr>
              <w:divsChild>
                <w:div w:id="618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654">
          <w:marLeft w:val="0"/>
          <w:marRight w:val="0"/>
          <w:marTop w:val="0"/>
          <w:marBottom w:val="300"/>
          <w:divBdr>
            <w:top w:val="none" w:sz="0" w:space="0" w:color="auto"/>
            <w:left w:val="none" w:sz="0" w:space="0" w:color="auto"/>
            <w:bottom w:val="none" w:sz="0" w:space="0" w:color="auto"/>
            <w:right w:val="none" w:sz="0" w:space="0" w:color="auto"/>
          </w:divBdr>
          <w:divsChild>
            <w:div w:id="1153183449">
              <w:marLeft w:val="0"/>
              <w:marRight w:val="0"/>
              <w:marTop w:val="0"/>
              <w:marBottom w:val="0"/>
              <w:divBdr>
                <w:top w:val="none" w:sz="0" w:space="0" w:color="auto"/>
                <w:left w:val="none" w:sz="0" w:space="0" w:color="auto"/>
                <w:bottom w:val="none" w:sz="0" w:space="0" w:color="auto"/>
                <w:right w:val="none" w:sz="0" w:space="0" w:color="auto"/>
              </w:divBdr>
            </w:div>
            <w:div w:id="1076320806">
              <w:marLeft w:val="0"/>
              <w:marRight w:val="0"/>
              <w:marTop w:val="0"/>
              <w:marBottom w:val="0"/>
              <w:divBdr>
                <w:top w:val="none" w:sz="0" w:space="0" w:color="auto"/>
                <w:left w:val="none" w:sz="0" w:space="0" w:color="auto"/>
                <w:bottom w:val="none" w:sz="0" w:space="0" w:color="auto"/>
                <w:right w:val="none" w:sz="0" w:space="0" w:color="auto"/>
              </w:divBdr>
              <w:divsChild>
                <w:div w:id="11659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9509">
          <w:marLeft w:val="0"/>
          <w:marRight w:val="0"/>
          <w:marTop w:val="0"/>
          <w:marBottom w:val="300"/>
          <w:divBdr>
            <w:top w:val="none" w:sz="0" w:space="0" w:color="auto"/>
            <w:left w:val="none" w:sz="0" w:space="0" w:color="auto"/>
            <w:bottom w:val="none" w:sz="0" w:space="0" w:color="auto"/>
            <w:right w:val="none" w:sz="0" w:space="0" w:color="auto"/>
          </w:divBdr>
          <w:divsChild>
            <w:div w:id="1099764508">
              <w:marLeft w:val="0"/>
              <w:marRight w:val="0"/>
              <w:marTop w:val="0"/>
              <w:marBottom w:val="0"/>
              <w:divBdr>
                <w:top w:val="none" w:sz="0" w:space="0" w:color="auto"/>
                <w:left w:val="none" w:sz="0" w:space="0" w:color="auto"/>
                <w:bottom w:val="none" w:sz="0" w:space="0" w:color="auto"/>
                <w:right w:val="none" w:sz="0" w:space="0" w:color="auto"/>
              </w:divBdr>
            </w:div>
            <w:div w:id="1137338593">
              <w:marLeft w:val="0"/>
              <w:marRight w:val="0"/>
              <w:marTop w:val="0"/>
              <w:marBottom w:val="0"/>
              <w:divBdr>
                <w:top w:val="none" w:sz="0" w:space="0" w:color="auto"/>
                <w:left w:val="none" w:sz="0" w:space="0" w:color="auto"/>
                <w:bottom w:val="none" w:sz="0" w:space="0" w:color="auto"/>
                <w:right w:val="none" w:sz="0" w:space="0" w:color="auto"/>
              </w:divBdr>
              <w:divsChild>
                <w:div w:id="3580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154">
      <w:bodyDiv w:val="1"/>
      <w:marLeft w:val="0"/>
      <w:marRight w:val="0"/>
      <w:marTop w:val="0"/>
      <w:marBottom w:val="0"/>
      <w:divBdr>
        <w:top w:val="none" w:sz="0" w:space="0" w:color="auto"/>
        <w:left w:val="none" w:sz="0" w:space="0" w:color="auto"/>
        <w:bottom w:val="none" w:sz="0" w:space="0" w:color="auto"/>
        <w:right w:val="none" w:sz="0" w:space="0" w:color="auto"/>
      </w:divBdr>
    </w:div>
    <w:div w:id="430055986">
      <w:bodyDiv w:val="1"/>
      <w:marLeft w:val="0"/>
      <w:marRight w:val="0"/>
      <w:marTop w:val="0"/>
      <w:marBottom w:val="0"/>
      <w:divBdr>
        <w:top w:val="none" w:sz="0" w:space="0" w:color="auto"/>
        <w:left w:val="none" w:sz="0" w:space="0" w:color="auto"/>
        <w:bottom w:val="none" w:sz="0" w:space="0" w:color="auto"/>
        <w:right w:val="none" w:sz="0" w:space="0" w:color="auto"/>
      </w:divBdr>
      <w:divsChild>
        <w:div w:id="1777096085">
          <w:marLeft w:val="0"/>
          <w:marRight w:val="0"/>
          <w:marTop w:val="375"/>
          <w:marBottom w:val="375"/>
          <w:divBdr>
            <w:top w:val="single" w:sz="12" w:space="15" w:color="EEEEEE"/>
            <w:left w:val="none" w:sz="0" w:space="0" w:color="auto"/>
            <w:bottom w:val="single" w:sz="12" w:space="15" w:color="EEEEEE"/>
            <w:right w:val="none" w:sz="0" w:space="0" w:color="auto"/>
          </w:divBdr>
          <w:divsChild>
            <w:div w:id="332611231">
              <w:marLeft w:val="0"/>
              <w:marRight w:val="0"/>
              <w:marTop w:val="300"/>
              <w:marBottom w:val="0"/>
              <w:divBdr>
                <w:top w:val="none" w:sz="0" w:space="0" w:color="auto"/>
                <w:left w:val="none" w:sz="0" w:space="0" w:color="auto"/>
                <w:bottom w:val="none" w:sz="0" w:space="0" w:color="auto"/>
                <w:right w:val="none" w:sz="0" w:space="0" w:color="auto"/>
              </w:divBdr>
              <w:divsChild>
                <w:div w:id="1519081065">
                  <w:marLeft w:val="-225"/>
                  <w:marRight w:val="-225"/>
                  <w:marTop w:val="0"/>
                  <w:marBottom w:val="0"/>
                  <w:divBdr>
                    <w:top w:val="none" w:sz="0" w:space="0" w:color="auto"/>
                    <w:left w:val="none" w:sz="0" w:space="0" w:color="auto"/>
                    <w:bottom w:val="none" w:sz="0" w:space="0" w:color="auto"/>
                    <w:right w:val="none" w:sz="0" w:space="0" w:color="auto"/>
                  </w:divBdr>
                  <w:divsChild>
                    <w:div w:id="7707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4576">
          <w:marLeft w:val="0"/>
          <w:marRight w:val="0"/>
          <w:marTop w:val="375"/>
          <w:marBottom w:val="375"/>
          <w:divBdr>
            <w:top w:val="single" w:sz="12" w:space="15" w:color="EEEEEE"/>
            <w:left w:val="none" w:sz="0" w:space="0" w:color="auto"/>
            <w:bottom w:val="single" w:sz="12" w:space="15" w:color="EEEEEE"/>
            <w:right w:val="none" w:sz="0" w:space="0" w:color="auto"/>
          </w:divBdr>
          <w:divsChild>
            <w:div w:id="897743000">
              <w:marLeft w:val="0"/>
              <w:marRight w:val="0"/>
              <w:marTop w:val="300"/>
              <w:marBottom w:val="0"/>
              <w:divBdr>
                <w:top w:val="none" w:sz="0" w:space="0" w:color="auto"/>
                <w:left w:val="none" w:sz="0" w:space="0" w:color="auto"/>
                <w:bottom w:val="none" w:sz="0" w:space="0" w:color="auto"/>
                <w:right w:val="none" w:sz="0" w:space="0" w:color="auto"/>
              </w:divBdr>
              <w:divsChild>
                <w:div w:id="1943803807">
                  <w:marLeft w:val="-225"/>
                  <w:marRight w:val="-225"/>
                  <w:marTop w:val="0"/>
                  <w:marBottom w:val="0"/>
                  <w:divBdr>
                    <w:top w:val="none" w:sz="0" w:space="0" w:color="auto"/>
                    <w:left w:val="none" w:sz="0" w:space="0" w:color="auto"/>
                    <w:bottom w:val="none" w:sz="0" w:space="0" w:color="auto"/>
                    <w:right w:val="none" w:sz="0" w:space="0" w:color="auto"/>
                  </w:divBdr>
                  <w:divsChild>
                    <w:div w:id="17006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19936">
          <w:marLeft w:val="0"/>
          <w:marRight w:val="0"/>
          <w:marTop w:val="375"/>
          <w:marBottom w:val="375"/>
          <w:divBdr>
            <w:top w:val="single" w:sz="12" w:space="15" w:color="EEEEEE"/>
            <w:left w:val="none" w:sz="0" w:space="0" w:color="auto"/>
            <w:bottom w:val="single" w:sz="12" w:space="15" w:color="EEEEEE"/>
            <w:right w:val="none" w:sz="0" w:space="0" w:color="auto"/>
          </w:divBdr>
          <w:divsChild>
            <w:div w:id="1737505929">
              <w:marLeft w:val="0"/>
              <w:marRight w:val="0"/>
              <w:marTop w:val="300"/>
              <w:marBottom w:val="0"/>
              <w:divBdr>
                <w:top w:val="none" w:sz="0" w:space="0" w:color="auto"/>
                <w:left w:val="none" w:sz="0" w:space="0" w:color="auto"/>
                <w:bottom w:val="none" w:sz="0" w:space="0" w:color="auto"/>
                <w:right w:val="none" w:sz="0" w:space="0" w:color="auto"/>
              </w:divBdr>
              <w:divsChild>
                <w:div w:id="1346518797">
                  <w:marLeft w:val="-225"/>
                  <w:marRight w:val="-225"/>
                  <w:marTop w:val="0"/>
                  <w:marBottom w:val="0"/>
                  <w:divBdr>
                    <w:top w:val="none" w:sz="0" w:space="0" w:color="auto"/>
                    <w:left w:val="none" w:sz="0" w:space="0" w:color="auto"/>
                    <w:bottom w:val="none" w:sz="0" w:space="0" w:color="auto"/>
                    <w:right w:val="none" w:sz="0" w:space="0" w:color="auto"/>
                  </w:divBdr>
                  <w:divsChild>
                    <w:div w:id="9311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15082">
          <w:marLeft w:val="0"/>
          <w:marRight w:val="0"/>
          <w:marTop w:val="375"/>
          <w:marBottom w:val="375"/>
          <w:divBdr>
            <w:top w:val="single" w:sz="12" w:space="15" w:color="EEEEEE"/>
            <w:left w:val="none" w:sz="0" w:space="0" w:color="auto"/>
            <w:bottom w:val="single" w:sz="12" w:space="15" w:color="EEEEEE"/>
            <w:right w:val="none" w:sz="0" w:space="0" w:color="auto"/>
          </w:divBdr>
          <w:divsChild>
            <w:div w:id="874536113">
              <w:marLeft w:val="0"/>
              <w:marRight w:val="0"/>
              <w:marTop w:val="300"/>
              <w:marBottom w:val="0"/>
              <w:divBdr>
                <w:top w:val="none" w:sz="0" w:space="0" w:color="auto"/>
                <w:left w:val="none" w:sz="0" w:space="0" w:color="auto"/>
                <w:bottom w:val="none" w:sz="0" w:space="0" w:color="auto"/>
                <w:right w:val="none" w:sz="0" w:space="0" w:color="auto"/>
              </w:divBdr>
              <w:divsChild>
                <w:div w:id="23143224">
                  <w:marLeft w:val="-225"/>
                  <w:marRight w:val="-225"/>
                  <w:marTop w:val="0"/>
                  <w:marBottom w:val="0"/>
                  <w:divBdr>
                    <w:top w:val="none" w:sz="0" w:space="0" w:color="auto"/>
                    <w:left w:val="none" w:sz="0" w:space="0" w:color="auto"/>
                    <w:bottom w:val="none" w:sz="0" w:space="0" w:color="auto"/>
                    <w:right w:val="none" w:sz="0" w:space="0" w:color="auto"/>
                  </w:divBdr>
                  <w:divsChild>
                    <w:div w:id="14195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3134">
          <w:marLeft w:val="0"/>
          <w:marRight w:val="0"/>
          <w:marTop w:val="375"/>
          <w:marBottom w:val="375"/>
          <w:divBdr>
            <w:top w:val="single" w:sz="12" w:space="15" w:color="EEEEEE"/>
            <w:left w:val="none" w:sz="0" w:space="0" w:color="auto"/>
            <w:bottom w:val="single" w:sz="12" w:space="15" w:color="EEEEEE"/>
            <w:right w:val="none" w:sz="0" w:space="0" w:color="auto"/>
          </w:divBdr>
          <w:divsChild>
            <w:div w:id="1490365040">
              <w:marLeft w:val="0"/>
              <w:marRight w:val="0"/>
              <w:marTop w:val="300"/>
              <w:marBottom w:val="0"/>
              <w:divBdr>
                <w:top w:val="none" w:sz="0" w:space="0" w:color="auto"/>
                <w:left w:val="none" w:sz="0" w:space="0" w:color="auto"/>
                <w:bottom w:val="none" w:sz="0" w:space="0" w:color="auto"/>
                <w:right w:val="none" w:sz="0" w:space="0" w:color="auto"/>
              </w:divBdr>
              <w:divsChild>
                <w:div w:id="1311204745">
                  <w:marLeft w:val="-225"/>
                  <w:marRight w:val="-225"/>
                  <w:marTop w:val="0"/>
                  <w:marBottom w:val="0"/>
                  <w:divBdr>
                    <w:top w:val="none" w:sz="0" w:space="0" w:color="auto"/>
                    <w:left w:val="none" w:sz="0" w:space="0" w:color="auto"/>
                    <w:bottom w:val="none" w:sz="0" w:space="0" w:color="auto"/>
                    <w:right w:val="none" w:sz="0" w:space="0" w:color="auto"/>
                  </w:divBdr>
                  <w:divsChild>
                    <w:div w:id="12962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6344">
          <w:marLeft w:val="0"/>
          <w:marRight w:val="0"/>
          <w:marTop w:val="375"/>
          <w:marBottom w:val="375"/>
          <w:divBdr>
            <w:top w:val="single" w:sz="12" w:space="15" w:color="EEEEEE"/>
            <w:left w:val="none" w:sz="0" w:space="0" w:color="auto"/>
            <w:bottom w:val="single" w:sz="12" w:space="15" w:color="EEEEEE"/>
            <w:right w:val="none" w:sz="0" w:space="0" w:color="auto"/>
          </w:divBdr>
          <w:divsChild>
            <w:div w:id="1285431237">
              <w:marLeft w:val="0"/>
              <w:marRight w:val="0"/>
              <w:marTop w:val="300"/>
              <w:marBottom w:val="0"/>
              <w:divBdr>
                <w:top w:val="none" w:sz="0" w:space="0" w:color="auto"/>
                <w:left w:val="none" w:sz="0" w:space="0" w:color="auto"/>
                <w:bottom w:val="none" w:sz="0" w:space="0" w:color="auto"/>
                <w:right w:val="none" w:sz="0" w:space="0" w:color="auto"/>
              </w:divBdr>
              <w:divsChild>
                <w:div w:id="826746634">
                  <w:marLeft w:val="-225"/>
                  <w:marRight w:val="-225"/>
                  <w:marTop w:val="0"/>
                  <w:marBottom w:val="0"/>
                  <w:divBdr>
                    <w:top w:val="none" w:sz="0" w:space="0" w:color="auto"/>
                    <w:left w:val="none" w:sz="0" w:space="0" w:color="auto"/>
                    <w:bottom w:val="none" w:sz="0" w:space="0" w:color="auto"/>
                    <w:right w:val="none" w:sz="0" w:space="0" w:color="auto"/>
                  </w:divBdr>
                  <w:divsChild>
                    <w:div w:id="1814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624">
          <w:marLeft w:val="0"/>
          <w:marRight w:val="0"/>
          <w:marTop w:val="375"/>
          <w:marBottom w:val="375"/>
          <w:divBdr>
            <w:top w:val="single" w:sz="12" w:space="15" w:color="EEEEEE"/>
            <w:left w:val="none" w:sz="0" w:space="0" w:color="auto"/>
            <w:bottom w:val="single" w:sz="12" w:space="15" w:color="EEEEEE"/>
            <w:right w:val="none" w:sz="0" w:space="0" w:color="auto"/>
          </w:divBdr>
          <w:divsChild>
            <w:div w:id="13961922">
              <w:marLeft w:val="0"/>
              <w:marRight w:val="0"/>
              <w:marTop w:val="300"/>
              <w:marBottom w:val="0"/>
              <w:divBdr>
                <w:top w:val="none" w:sz="0" w:space="0" w:color="auto"/>
                <w:left w:val="none" w:sz="0" w:space="0" w:color="auto"/>
                <w:bottom w:val="none" w:sz="0" w:space="0" w:color="auto"/>
                <w:right w:val="none" w:sz="0" w:space="0" w:color="auto"/>
              </w:divBdr>
              <w:divsChild>
                <w:div w:id="1792481171">
                  <w:marLeft w:val="-225"/>
                  <w:marRight w:val="-225"/>
                  <w:marTop w:val="0"/>
                  <w:marBottom w:val="0"/>
                  <w:divBdr>
                    <w:top w:val="none" w:sz="0" w:space="0" w:color="auto"/>
                    <w:left w:val="none" w:sz="0" w:space="0" w:color="auto"/>
                    <w:bottom w:val="none" w:sz="0" w:space="0" w:color="auto"/>
                    <w:right w:val="none" w:sz="0" w:space="0" w:color="auto"/>
                  </w:divBdr>
                  <w:divsChild>
                    <w:div w:id="17023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6300">
          <w:marLeft w:val="0"/>
          <w:marRight w:val="0"/>
          <w:marTop w:val="375"/>
          <w:marBottom w:val="375"/>
          <w:divBdr>
            <w:top w:val="single" w:sz="12" w:space="15" w:color="EEEEEE"/>
            <w:left w:val="none" w:sz="0" w:space="0" w:color="auto"/>
            <w:bottom w:val="single" w:sz="12" w:space="15" w:color="EEEEEE"/>
            <w:right w:val="none" w:sz="0" w:space="0" w:color="auto"/>
          </w:divBdr>
          <w:divsChild>
            <w:div w:id="48842866">
              <w:marLeft w:val="0"/>
              <w:marRight w:val="0"/>
              <w:marTop w:val="300"/>
              <w:marBottom w:val="0"/>
              <w:divBdr>
                <w:top w:val="none" w:sz="0" w:space="0" w:color="auto"/>
                <w:left w:val="none" w:sz="0" w:space="0" w:color="auto"/>
                <w:bottom w:val="none" w:sz="0" w:space="0" w:color="auto"/>
                <w:right w:val="none" w:sz="0" w:space="0" w:color="auto"/>
              </w:divBdr>
              <w:divsChild>
                <w:div w:id="664669268">
                  <w:marLeft w:val="-225"/>
                  <w:marRight w:val="-225"/>
                  <w:marTop w:val="0"/>
                  <w:marBottom w:val="0"/>
                  <w:divBdr>
                    <w:top w:val="none" w:sz="0" w:space="0" w:color="auto"/>
                    <w:left w:val="none" w:sz="0" w:space="0" w:color="auto"/>
                    <w:bottom w:val="none" w:sz="0" w:space="0" w:color="auto"/>
                    <w:right w:val="none" w:sz="0" w:space="0" w:color="auto"/>
                  </w:divBdr>
                  <w:divsChild>
                    <w:div w:id="4374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79661">
          <w:marLeft w:val="0"/>
          <w:marRight w:val="0"/>
          <w:marTop w:val="375"/>
          <w:marBottom w:val="375"/>
          <w:divBdr>
            <w:top w:val="single" w:sz="12" w:space="15" w:color="EEEEEE"/>
            <w:left w:val="none" w:sz="0" w:space="0" w:color="auto"/>
            <w:bottom w:val="single" w:sz="12" w:space="15" w:color="EEEEEE"/>
            <w:right w:val="none" w:sz="0" w:space="0" w:color="auto"/>
          </w:divBdr>
          <w:divsChild>
            <w:div w:id="532883224">
              <w:marLeft w:val="0"/>
              <w:marRight w:val="0"/>
              <w:marTop w:val="300"/>
              <w:marBottom w:val="0"/>
              <w:divBdr>
                <w:top w:val="none" w:sz="0" w:space="0" w:color="auto"/>
                <w:left w:val="none" w:sz="0" w:space="0" w:color="auto"/>
                <w:bottom w:val="none" w:sz="0" w:space="0" w:color="auto"/>
                <w:right w:val="none" w:sz="0" w:space="0" w:color="auto"/>
              </w:divBdr>
              <w:divsChild>
                <w:div w:id="1040784450">
                  <w:marLeft w:val="-225"/>
                  <w:marRight w:val="-225"/>
                  <w:marTop w:val="0"/>
                  <w:marBottom w:val="0"/>
                  <w:divBdr>
                    <w:top w:val="none" w:sz="0" w:space="0" w:color="auto"/>
                    <w:left w:val="none" w:sz="0" w:space="0" w:color="auto"/>
                    <w:bottom w:val="none" w:sz="0" w:space="0" w:color="auto"/>
                    <w:right w:val="none" w:sz="0" w:space="0" w:color="auto"/>
                  </w:divBdr>
                  <w:divsChild>
                    <w:div w:id="1632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13911">
          <w:marLeft w:val="0"/>
          <w:marRight w:val="0"/>
          <w:marTop w:val="375"/>
          <w:marBottom w:val="375"/>
          <w:divBdr>
            <w:top w:val="single" w:sz="12" w:space="15" w:color="EEEEEE"/>
            <w:left w:val="none" w:sz="0" w:space="0" w:color="auto"/>
            <w:bottom w:val="single" w:sz="12" w:space="15" w:color="EEEEEE"/>
            <w:right w:val="none" w:sz="0" w:space="0" w:color="auto"/>
          </w:divBdr>
          <w:divsChild>
            <w:div w:id="1677460100">
              <w:marLeft w:val="0"/>
              <w:marRight w:val="0"/>
              <w:marTop w:val="300"/>
              <w:marBottom w:val="0"/>
              <w:divBdr>
                <w:top w:val="none" w:sz="0" w:space="0" w:color="auto"/>
                <w:left w:val="none" w:sz="0" w:space="0" w:color="auto"/>
                <w:bottom w:val="none" w:sz="0" w:space="0" w:color="auto"/>
                <w:right w:val="none" w:sz="0" w:space="0" w:color="auto"/>
              </w:divBdr>
              <w:divsChild>
                <w:div w:id="1663846911">
                  <w:marLeft w:val="-225"/>
                  <w:marRight w:val="-225"/>
                  <w:marTop w:val="0"/>
                  <w:marBottom w:val="0"/>
                  <w:divBdr>
                    <w:top w:val="none" w:sz="0" w:space="0" w:color="auto"/>
                    <w:left w:val="none" w:sz="0" w:space="0" w:color="auto"/>
                    <w:bottom w:val="none" w:sz="0" w:space="0" w:color="auto"/>
                    <w:right w:val="none" w:sz="0" w:space="0" w:color="auto"/>
                  </w:divBdr>
                  <w:divsChild>
                    <w:div w:id="7227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4279">
          <w:marLeft w:val="0"/>
          <w:marRight w:val="0"/>
          <w:marTop w:val="375"/>
          <w:marBottom w:val="375"/>
          <w:divBdr>
            <w:top w:val="single" w:sz="12" w:space="15" w:color="EEEEEE"/>
            <w:left w:val="none" w:sz="0" w:space="0" w:color="auto"/>
            <w:bottom w:val="single" w:sz="12" w:space="15" w:color="EEEEEE"/>
            <w:right w:val="none" w:sz="0" w:space="0" w:color="auto"/>
          </w:divBdr>
          <w:divsChild>
            <w:div w:id="77364105">
              <w:marLeft w:val="0"/>
              <w:marRight w:val="0"/>
              <w:marTop w:val="300"/>
              <w:marBottom w:val="0"/>
              <w:divBdr>
                <w:top w:val="none" w:sz="0" w:space="0" w:color="auto"/>
                <w:left w:val="none" w:sz="0" w:space="0" w:color="auto"/>
                <w:bottom w:val="none" w:sz="0" w:space="0" w:color="auto"/>
                <w:right w:val="none" w:sz="0" w:space="0" w:color="auto"/>
              </w:divBdr>
              <w:divsChild>
                <w:div w:id="30153603">
                  <w:marLeft w:val="-225"/>
                  <w:marRight w:val="-225"/>
                  <w:marTop w:val="0"/>
                  <w:marBottom w:val="0"/>
                  <w:divBdr>
                    <w:top w:val="none" w:sz="0" w:space="0" w:color="auto"/>
                    <w:left w:val="none" w:sz="0" w:space="0" w:color="auto"/>
                    <w:bottom w:val="none" w:sz="0" w:space="0" w:color="auto"/>
                    <w:right w:val="none" w:sz="0" w:space="0" w:color="auto"/>
                  </w:divBdr>
                  <w:divsChild>
                    <w:div w:id="20305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1238">
          <w:marLeft w:val="0"/>
          <w:marRight w:val="0"/>
          <w:marTop w:val="375"/>
          <w:marBottom w:val="375"/>
          <w:divBdr>
            <w:top w:val="single" w:sz="12" w:space="15" w:color="EEEEEE"/>
            <w:left w:val="none" w:sz="0" w:space="0" w:color="auto"/>
            <w:bottom w:val="single" w:sz="12" w:space="15" w:color="EEEEEE"/>
            <w:right w:val="none" w:sz="0" w:space="0" w:color="auto"/>
          </w:divBdr>
          <w:divsChild>
            <w:div w:id="788354980">
              <w:marLeft w:val="0"/>
              <w:marRight w:val="0"/>
              <w:marTop w:val="300"/>
              <w:marBottom w:val="0"/>
              <w:divBdr>
                <w:top w:val="none" w:sz="0" w:space="0" w:color="auto"/>
                <w:left w:val="none" w:sz="0" w:space="0" w:color="auto"/>
                <w:bottom w:val="none" w:sz="0" w:space="0" w:color="auto"/>
                <w:right w:val="none" w:sz="0" w:space="0" w:color="auto"/>
              </w:divBdr>
              <w:divsChild>
                <w:div w:id="248080055">
                  <w:marLeft w:val="-225"/>
                  <w:marRight w:val="-225"/>
                  <w:marTop w:val="0"/>
                  <w:marBottom w:val="0"/>
                  <w:divBdr>
                    <w:top w:val="none" w:sz="0" w:space="0" w:color="auto"/>
                    <w:left w:val="none" w:sz="0" w:space="0" w:color="auto"/>
                    <w:bottom w:val="none" w:sz="0" w:space="0" w:color="auto"/>
                    <w:right w:val="none" w:sz="0" w:space="0" w:color="auto"/>
                  </w:divBdr>
                  <w:divsChild>
                    <w:div w:id="18107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5743">
          <w:marLeft w:val="0"/>
          <w:marRight w:val="0"/>
          <w:marTop w:val="375"/>
          <w:marBottom w:val="375"/>
          <w:divBdr>
            <w:top w:val="single" w:sz="12" w:space="15" w:color="EEEEEE"/>
            <w:left w:val="none" w:sz="0" w:space="0" w:color="auto"/>
            <w:bottom w:val="single" w:sz="12" w:space="15" w:color="EEEEEE"/>
            <w:right w:val="none" w:sz="0" w:space="0" w:color="auto"/>
          </w:divBdr>
          <w:divsChild>
            <w:div w:id="489173611">
              <w:marLeft w:val="0"/>
              <w:marRight w:val="0"/>
              <w:marTop w:val="300"/>
              <w:marBottom w:val="0"/>
              <w:divBdr>
                <w:top w:val="none" w:sz="0" w:space="0" w:color="auto"/>
                <w:left w:val="none" w:sz="0" w:space="0" w:color="auto"/>
                <w:bottom w:val="none" w:sz="0" w:space="0" w:color="auto"/>
                <w:right w:val="none" w:sz="0" w:space="0" w:color="auto"/>
              </w:divBdr>
              <w:divsChild>
                <w:div w:id="1459490531">
                  <w:marLeft w:val="-225"/>
                  <w:marRight w:val="-225"/>
                  <w:marTop w:val="0"/>
                  <w:marBottom w:val="0"/>
                  <w:divBdr>
                    <w:top w:val="none" w:sz="0" w:space="0" w:color="auto"/>
                    <w:left w:val="none" w:sz="0" w:space="0" w:color="auto"/>
                    <w:bottom w:val="none" w:sz="0" w:space="0" w:color="auto"/>
                    <w:right w:val="none" w:sz="0" w:space="0" w:color="auto"/>
                  </w:divBdr>
                  <w:divsChild>
                    <w:div w:id="6100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0532">
          <w:marLeft w:val="0"/>
          <w:marRight w:val="0"/>
          <w:marTop w:val="375"/>
          <w:marBottom w:val="375"/>
          <w:divBdr>
            <w:top w:val="single" w:sz="12" w:space="15" w:color="EEEEEE"/>
            <w:left w:val="none" w:sz="0" w:space="0" w:color="auto"/>
            <w:bottom w:val="single" w:sz="12" w:space="15" w:color="EEEEEE"/>
            <w:right w:val="none" w:sz="0" w:space="0" w:color="auto"/>
          </w:divBdr>
          <w:divsChild>
            <w:div w:id="275067871">
              <w:marLeft w:val="0"/>
              <w:marRight w:val="0"/>
              <w:marTop w:val="300"/>
              <w:marBottom w:val="0"/>
              <w:divBdr>
                <w:top w:val="none" w:sz="0" w:space="0" w:color="auto"/>
                <w:left w:val="none" w:sz="0" w:space="0" w:color="auto"/>
                <w:bottom w:val="none" w:sz="0" w:space="0" w:color="auto"/>
                <w:right w:val="none" w:sz="0" w:space="0" w:color="auto"/>
              </w:divBdr>
              <w:divsChild>
                <w:div w:id="1344166542">
                  <w:marLeft w:val="-225"/>
                  <w:marRight w:val="-225"/>
                  <w:marTop w:val="0"/>
                  <w:marBottom w:val="0"/>
                  <w:divBdr>
                    <w:top w:val="none" w:sz="0" w:space="0" w:color="auto"/>
                    <w:left w:val="none" w:sz="0" w:space="0" w:color="auto"/>
                    <w:bottom w:val="none" w:sz="0" w:space="0" w:color="auto"/>
                    <w:right w:val="none" w:sz="0" w:space="0" w:color="auto"/>
                  </w:divBdr>
                  <w:divsChild>
                    <w:div w:id="20349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731">
          <w:marLeft w:val="0"/>
          <w:marRight w:val="0"/>
          <w:marTop w:val="375"/>
          <w:marBottom w:val="375"/>
          <w:divBdr>
            <w:top w:val="single" w:sz="12" w:space="15" w:color="EEEEEE"/>
            <w:left w:val="none" w:sz="0" w:space="0" w:color="auto"/>
            <w:bottom w:val="single" w:sz="12" w:space="15" w:color="EEEEEE"/>
            <w:right w:val="none" w:sz="0" w:space="0" w:color="auto"/>
          </w:divBdr>
          <w:divsChild>
            <w:div w:id="1976173938">
              <w:marLeft w:val="0"/>
              <w:marRight w:val="0"/>
              <w:marTop w:val="0"/>
              <w:marBottom w:val="0"/>
              <w:divBdr>
                <w:top w:val="none" w:sz="0" w:space="0" w:color="auto"/>
                <w:left w:val="none" w:sz="0" w:space="0" w:color="auto"/>
                <w:bottom w:val="none" w:sz="0" w:space="0" w:color="auto"/>
                <w:right w:val="none" w:sz="0" w:space="0" w:color="auto"/>
              </w:divBdr>
            </w:div>
            <w:div w:id="330572469">
              <w:marLeft w:val="0"/>
              <w:marRight w:val="0"/>
              <w:marTop w:val="300"/>
              <w:marBottom w:val="0"/>
              <w:divBdr>
                <w:top w:val="none" w:sz="0" w:space="0" w:color="auto"/>
                <w:left w:val="none" w:sz="0" w:space="0" w:color="auto"/>
                <w:bottom w:val="none" w:sz="0" w:space="0" w:color="auto"/>
                <w:right w:val="none" w:sz="0" w:space="0" w:color="auto"/>
              </w:divBdr>
              <w:divsChild>
                <w:div w:id="2099324474">
                  <w:marLeft w:val="-225"/>
                  <w:marRight w:val="-225"/>
                  <w:marTop w:val="0"/>
                  <w:marBottom w:val="0"/>
                  <w:divBdr>
                    <w:top w:val="none" w:sz="0" w:space="0" w:color="auto"/>
                    <w:left w:val="none" w:sz="0" w:space="0" w:color="auto"/>
                    <w:bottom w:val="none" w:sz="0" w:space="0" w:color="auto"/>
                    <w:right w:val="none" w:sz="0" w:space="0" w:color="auto"/>
                  </w:divBdr>
                  <w:divsChild>
                    <w:div w:id="19472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9755">
          <w:marLeft w:val="0"/>
          <w:marRight w:val="0"/>
          <w:marTop w:val="375"/>
          <w:marBottom w:val="375"/>
          <w:divBdr>
            <w:top w:val="single" w:sz="12" w:space="15" w:color="EEEEEE"/>
            <w:left w:val="none" w:sz="0" w:space="0" w:color="auto"/>
            <w:bottom w:val="single" w:sz="12" w:space="15" w:color="EEEEEE"/>
            <w:right w:val="none" w:sz="0" w:space="0" w:color="auto"/>
          </w:divBdr>
          <w:divsChild>
            <w:div w:id="1137642971">
              <w:marLeft w:val="0"/>
              <w:marRight w:val="0"/>
              <w:marTop w:val="0"/>
              <w:marBottom w:val="0"/>
              <w:divBdr>
                <w:top w:val="none" w:sz="0" w:space="0" w:color="auto"/>
                <w:left w:val="none" w:sz="0" w:space="0" w:color="auto"/>
                <w:bottom w:val="none" w:sz="0" w:space="0" w:color="auto"/>
                <w:right w:val="none" w:sz="0" w:space="0" w:color="auto"/>
              </w:divBdr>
            </w:div>
            <w:div w:id="1999071538">
              <w:marLeft w:val="0"/>
              <w:marRight w:val="0"/>
              <w:marTop w:val="300"/>
              <w:marBottom w:val="0"/>
              <w:divBdr>
                <w:top w:val="none" w:sz="0" w:space="0" w:color="auto"/>
                <w:left w:val="none" w:sz="0" w:space="0" w:color="auto"/>
                <w:bottom w:val="none" w:sz="0" w:space="0" w:color="auto"/>
                <w:right w:val="none" w:sz="0" w:space="0" w:color="auto"/>
              </w:divBdr>
              <w:divsChild>
                <w:div w:id="338626210">
                  <w:marLeft w:val="-225"/>
                  <w:marRight w:val="-225"/>
                  <w:marTop w:val="0"/>
                  <w:marBottom w:val="0"/>
                  <w:divBdr>
                    <w:top w:val="none" w:sz="0" w:space="0" w:color="auto"/>
                    <w:left w:val="none" w:sz="0" w:space="0" w:color="auto"/>
                    <w:bottom w:val="none" w:sz="0" w:space="0" w:color="auto"/>
                    <w:right w:val="none" w:sz="0" w:space="0" w:color="auto"/>
                  </w:divBdr>
                  <w:divsChild>
                    <w:div w:id="3965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601020">
          <w:marLeft w:val="0"/>
          <w:marRight w:val="0"/>
          <w:marTop w:val="375"/>
          <w:marBottom w:val="375"/>
          <w:divBdr>
            <w:top w:val="single" w:sz="12" w:space="15" w:color="EEEEEE"/>
            <w:left w:val="none" w:sz="0" w:space="0" w:color="auto"/>
            <w:bottom w:val="single" w:sz="12" w:space="15" w:color="EEEEEE"/>
            <w:right w:val="none" w:sz="0" w:space="0" w:color="auto"/>
          </w:divBdr>
          <w:divsChild>
            <w:div w:id="1723098867">
              <w:marLeft w:val="0"/>
              <w:marRight w:val="0"/>
              <w:marTop w:val="0"/>
              <w:marBottom w:val="0"/>
              <w:divBdr>
                <w:top w:val="none" w:sz="0" w:space="0" w:color="auto"/>
                <w:left w:val="none" w:sz="0" w:space="0" w:color="auto"/>
                <w:bottom w:val="none" w:sz="0" w:space="0" w:color="auto"/>
                <w:right w:val="none" w:sz="0" w:space="0" w:color="auto"/>
              </w:divBdr>
            </w:div>
            <w:div w:id="1703048799">
              <w:marLeft w:val="0"/>
              <w:marRight w:val="0"/>
              <w:marTop w:val="300"/>
              <w:marBottom w:val="0"/>
              <w:divBdr>
                <w:top w:val="none" w:sz="0" w:space="0" w:color="auto"/>
                <w:left w:val="none" w:sz="0" w:space="0" w:color="auto"/>
                <w:bottom w:val="none" w:sz="0" w:space="0" w:color="auto"/>
                <w:right w:val="none" w:sz="0" w:space="0" w:color="auto"/>
              </w:divBdr>
              <w:divsChild>
                <w:div w:id="616833839">
                  <w:marLeft w:val="-225"/>
                  <w:marRight w:val="-225"/>
                  <w:marTop w:val="0"/>
                  <w:marBottom w:val="0"/>
                  <w:divBdr>
                    <w:top w:val="none" w:sz="0" w:space="0" w:color="auto"/>
                    <w:left w:val="none" w:sz="0" w:space="0" w:color="auto"/>
                    <w:bottom w:val="none" w:sz="0" w:space="0" w:color="auto"/>
                    <w:right w:val="none" w:sz="0" w:space="0" w:color="auto"/>
                  </w:divBdr>
                  <w:divsChild>
                    <w:div w:id="5244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72981">
          <w:marLeft w:val="0"/>
          <w:marRight w:val="0"/>
          <w:marTop w:val="375"/>
          <w:marBottom w:val="375"/>
          <w:divBdr>
            <w:top w:val="single" w:sz="12" w:space="15" w:color="EEEEEE"/>
            <w:left w:val="none" w:sz="0" w:space="0" w:color="auto"/>
            <w:bottom w:val="single" w:sz="12" w:space="15" w:color="EEEEEE"/>
            <w:right w:val="none" w:sz="0" w:space="0" w:color="auto"/>
          </w:divBdr>
          <w:divsChild>
            <w:div w:id="1957904800">
              <w:marLeft w:val="0"/>
              <w:marRight w:val="0"/>
              <w:marTop w:val="300"/>
              <w:marBottom w:val="0"/>
              <w:divBdr>
                <w:top w:val="none" w:sz="0" w:space="0" w:color="auto"/>
                <w:left w:val="none" w:sz="0" w:space="0" w:color="auto"/>
                <w:bottom w:val="none" w:sz="0" w:space="0" w:color="auto"/>
                <w:right w:val="none" w:sz="0" w:space="0" w:color="auto"/>
              </w:divBdr>
              <w:divsChild>
                <w:div w:id="912857086">
                  <w:marLeft w:val="-225"/>
                  <w:marRight w:val="-225"/>
                  <w:marTop w:val="0"/>
                  <w:marBottom w:val="0"/>
                  <w:divBdr>
                    <w:top w:val="none" w:sz="0" w:space="0" w:color="auto"/>
                    <w:left w:val="none" w:sz="0" w:space="0" w:color="auto"/>
                    <w:bottom w:val="none" w:sz="0" w:space="0" w:color="auto"/>
                    <w:right w:val="none" w:sz="0" w:space="0" w:color="auto"/>
                  </w:divBdr>
                  <w:divsChild>
                    <w:div w:id="19433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6121">
          <w:marLeft w:val="0"/>
          <w:marRight w:val="0"/>
          <w:marTop w:val="375"/>
          <w:marBottom w:val="375"/>
          <w:divBdr>
            <w:top w:val="single" w:sz="12" w:space="15" w:color="EEEEEE"/>
            <w:left w:val="none" w:sz="0" w:space="0" w:color="auto"/>
            <w:bottom w:val="single" w:sz="12" w:space="15" w:color="EEEEEE"/>
            <w:right w:val="none" w:sz="0" w:space="0" w:color="auto"/>
          </w:divBdr>
          <w:divsChild>
            <w:div w:id="965696366">
              <w:marLeft w:val="0"/>
              <w:marRight w:val="0"/>
              <w:marTop w:val="300"/>
              <w:marBottom w:val="0"/>
              <w:divBdr>
                <w:top w:val="none" w:sz="0" w:space="0" w:color="auto"/>
                <w:left w:val="none" w:sz="0" w:space="0" w:color="auto"/>
                <w:bottom w:val="none" w:sz="0" w:space="0" w:color="auto"/>
                <w:right w:val="none" w:sz="0" w:space="0" w:color="auto"/>
              </w:divBdr>
              <w:divsChild>
                <w:div w:id="1419518666">
                  <w:marLeft w:val="-225"/>
                  <w:marRight w:val="-225"/>
                  <w:marTop w:val="0"/>
                  <w:marBottom w:val="0"/>
                  <w:divBdr>
                    <w:top w:val="none" w:sz="0" w:space="0" w:color="auto"/>
                    <w:left w:val="none" w:sz="0" w:space="0" w:color="auto"/>
                    <w:bottom w:val="none" w:sz="0" w:space="0" w:color="auto"/>
                    <w:right w:val="none" w:sz="0" w:space="0" w:color="auto"/>
                  </w:divBdr>
                  <w:divsChild>
                    <w:div w:id="13685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1999">
          <w:marLeft w:val="0"/>
          <w:marRight w:val="0"/>
          <w:marTop w:val="375"/>
          <w:marBottom w:val="375"/>
          <w:divBdr>
            <w:top w:val="single" w:sz="12" w:space="15" w:color="EEEEEE"/>
            <w:left w:val="none" w:sz="0" w:space="0" w:color="auto"/>
            <w:bottom w:val="single" w:sz="12" w:space="15" w:color="EEEEEE"/>
            <w:right w:val="none" w:sz="0" w:space="0" w:color="auto"/>
          </w:divBdr>
        </w:div>
      </w:divsChild>
    </w:div>
    <w:div w:id="498665678">
      <w:bodyDiv w:val="1"/>
      <w:marLeft w:val="0"/>
      <w:marRight w:val="0"/>
      <w:marTop w:val="0"/>
      <w:marBottom w:val="0"/>
      <w:divBdr>
        <w:top w:val="none" w:sz="0" w:space="0" w:color="auto"/>
        <w:left w:val="none" w:sz="0" w:space="0" w:color="auto"/>
        <w:bottom w:val="none" w:sz="0" w:space="0" w:color="auto"/>
        <w:right w:val="none" w:sz="0" w:space="0" w:color="auto"/>
      </w:divBdr>
    </w:div>
    <w:div w:id="1072896318">
      <w:bodyDiv w:val="1"/>
      <w:marLeft w:val="0"/>
      <w:marRight w:val="0"/>
      <w:marTop w:val="0"/>
      <w:marBottom w:val="0"/>
      <w:divBdr>
        <w:top w:val="none" w:sz="0" w:space="0" w:color="auto"/>
        <w:left w:val="none" w:sz="0" w:space="0" w:color="auto"/>
        <w:bottom w:val="none" w:sz="0" w:space="0" w:color="auto"/>
        <w:right w:val="none" w:sz="0" w:space="0" w:color="auto"/>
      </w:divBdr>
      <w:divsChild>
        <w:div w:id="1558979266">
          <w:marLeft w:val="0"/>
          <w:marRight w:val="0"/>
          <w:marTop w:val="0"/>
          <w:marBottom w:val="120"/>
          <w:divBdr>
            <w:top w:val="single" w:sz="6" w:space="0" w:color="auto"/>
            <w:left w:val="single" w:sz="24" w:space="0" w:color="auto"/>
            <w:bottom w:val="single" w:sz="6" w:space="0" w:color="auto"/>
            <w:right w:val="single" w:sz="6" w:space="0" w:color="auto"/>
          </w:divBdr>
        </w:div>
        <w:div w:id="2110005325">
          <w:marLeft w:val="0"/>
          <w:marRight w:val="0"/>
          <w:marTop w:val="0"/>
          <w:marBottom w:val="120"/>
          <w:divBdr>
            <w:top w:val="single" w:sz="6" w:space="0" w:color="auto"/>
            <w:left w:val="single" w:sz="24" w:space="0" w:color="auto"/>
            <w:bottom w:val="single" w:sz="6" w:space="0" w:color="auto"/>
            <w:right w:val="single" w:sz="6" w:space="0" w:color="auto"/>
          </w:divBdr>
        </w:div>
        <w:div w:id="1012415729">
          <w:marLeft w:val="0"/>
          <w:marRight w:val="0"/>
          <w:marTop w:val="0"/>
          <w:marBottom w:val="120"/>
          <w:divBdr>
            <w:top w:val="single" w:sz="6" w:space="0" w:color="auto"/>
            <w:left w:val="single" w:sz="24" w:space="0" w:color="auto"/>
            <w:bottom w:val="single" w:sz="6" w:space="0" w:color="auto"/>
            <w:right w:val="single" w:sz="6" w:space="0" w:color="auto"/>
          </w:divBdr>
        </w:div>
        <w:div w:id="297615944">
          <w:marLeft w:val="0"/>
          <w:marRight w:val="0"/>
          <w:marTop w:val="0"/>
          <w:marBottom w:val="120"/>
          <w:divBdr>
            <w:top w:val="single" w:sz="6" w:space="0" w:color="auto"/>
            <w:left w:val="single" w:sz="24" w:space="0" w:color="auto"/>
            <w:bottom w:val="single" w:sz="6" w:space="0" w:color="auto"/>
            <w:right w:val="single" w:sz="6" w:space="0" w:color="auto"/>
          </w:divBdr>
        </w:div>
        <w:div w:id="1139151981">
          <w:marLeft w:val="0"/>
          <w:marRight w:val="0"/>
          <w:marTop w:val="0"/>
          <w:marBottom w:val="120"/>
          <w:divBdr>
            <w:top w:val="single" w:sz="6" w:space="0" w:color="auto"/>
            <w:left w:val="single" w:sz="24" w:space="0" w:color="auto"/>
            <w:bottom w:val="single" w:sz="6" w:space="0" w:color="auto"/>
            <w:right w:val="single" w:sz="6" w:space="0" w:color="auto"/>
          </w:divBdr>
        </w:div>
        <w:div w:id="1746137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9776462">
      <w:bodyDiv w:val="1"/>
      <w:marLeft w:val="0"/>
      <w:marRight w:val="0"/>
      <w:marTop w:val="0"/>
      <w:marBottom w:val="0"/>
      <w:divBdr>
        <w:top w:val="none" w:sz="0" w:space="0" w:color="auto"/>
        <w:left w:val="none" w:sz="0" w:space="0" w:color="auto"/>
        <w:bottom w:val="none" w:sz="0" w:space="0" w:color="auto"/>
        <w:right w:val="none" w:sz="0" w:space="0" w:color="auto"/>
      </w:divBdr>
      <w:divsChild>
        <w:div w:id="424882016">
          <w:marLeft w:val="0"/>
          <w:marRight w:val="0"/>
          <w:marTop w:val="0"/>
          <w:marBottom w:val="0"/>
          <w:divBdr>
            <w:top w:val="none" w:sz="0" w:space="0" w:color="auto"/>
            <w:left w:val="none" w:sz="0" w:space="0" w:color="auto"/>
            <w:bottom w:val="none" w:sz="0" w:space="0" w:color="auto"/>
            <w:right w:val="none" w:sz="0" w:space="0" w:color="auto"/>
          </w:divBdr>
        </w:div>
        <w:div w:id="1077633970">
          <w:marLeft w:val="0"/>
          <w:marRight w:val="0"/>
          <w:marTop w:val="0"/>
          <w:marBottom w:val="0"/>
          <w:divBdr>
            <w:top w:val="none" w:sz="0" w:space="0" w:color="auto"/>
            <w:left w:val="none" w:sz="0" w:space="0" w:color="auto"/>
            <w:bottom w:val="none" w:sz="0" w:space="0" w:color="auto"/>
            <w:right w:val="none" w:sz="0" w:space="0" w:color="auto"/>
          </w:divBdr>
        </w:div>
        <w:div w:id="341855936">
          <w:marLeft w:val="0"/>
          <w:marRight w:val="0"/>
          <w:marTop w:val="0"/>
          <w:marBottom w:val="0"/>
          <w:divBdr>
            <w:top w:val="none" w:sz="0" w:space="0" w:color="auto"/>
            <w:left w:val="none" w:sz="0" w:space="0" w:color="auto"/>
            <w:bottom w:val="none" w:sz="0" w:space="0" w:color="auto"/>
            <w:right w:val="none" w:sz="0" w:space="0" w:color="auto"/>
          </w:divBdr>
        </w:div>
        <w:div w:id="524366079">
          <w:marLeft w:val="0"/>
          <w:marRight w:val="0"/>
          <w:marTop w:val="0"/>
          <w:marBottom w:val="0"/>
          <w:divBdr>
            <w:top w:val="none" w:sz="0" w:space="0" w:color="auto"/>
            <w:left w:val="none" w:sz="0" w:space="0" w:color="auto"/>
            <w:bottom w:val="none" w:sz="0" w:space="0" w:color="auto"/>
            <w:right w:val="none" w:sz="0" w:space="0" w:color="auto"/>
          </w:divBdr>
        </w:div>
        <w:div w:id="906184577">
          <w:marLeft w:val="0"/>
          <w:marRight w:val="0"/>
          <w:marTop w:val="0"/>
          <w:marBottom w:val="0"/>
          <w:divBdr>
            <w:top w:val="none" w:sz="0" w:space="0" w:color="auto"/>
            <w:left w:val="none" w:sz="0" w:space="0" w:color="auto"/>
            <w:bottom w:val="none" w:sz="0" w:space="0" w:color="auto"/>
            <w:right w:val="none" w:sz="0" w:space="0" w:color="auto"/>
          </w:divBdr>
        </w:div>
        <w:div w:id="785542555">
          <w:marLeft w:val="0"/>
          <w:marRight w:val="0"/>
          <w:marTop w:val="0"/>
          <w:marBottom w:val="0"/>
          <w:divBdr>
            <w:top w:val="none" w:sz="0" w:space="0" w:color="auto"/>
            <w:left w:val="none" w:sz="0" w:space="0" w:color="auto"/>
            <w:bottom w:val="none" w:sz="0" w:space="0" w:color="auto"/>
            <w:right w:val="none" w:sz="0" w:space="0" w:color="auto"/>
          </w:divBdr>
        </w:div>
        <w:div w:id="211160703">
          <w:marLeft w:val="0"/>
          <w:marRight w:val="0"/>
          <w:marTop w:val="0"/>
          <w:marBottom w:val="0"/>
          <w:divBdr>
            <w:top w:val="none" w:sz="0" w:space="0" w:color="auto"/>
            <w:left w:val="none" w:sz="0" w:space="0" w:color="auto"/>
            <w:bottom w:val="none" w:sz="0" w:space="0" w:color="auto"/>
            <w:right w:val="none" w:sz="0" w:space="0" w:color="auto"/>
          </w:divBdr>
        </w:div>
        <w:div w:id="996687598">
          <w:marLeft w:val="0"/>
          <w:marRight w:val="0"/>
          <w:marTop w:val="0"/>
          <w:marBottom w:val="0"/>
          <w:divBdr>
            <w:top w:val="none" w:sz="0" w:space="0" w:color="auto"/>
            <w:left w:val="none" w:sz="0" w:space="0" w:color="auto"/>
            <w:bottom w:val="none" w:sz="0" w:space="0" w:color="auto"/>
            <w:right w:val="none" w:sz="0" w:space="0" w:color="auto"/>
          </w:divBdr>
        </w:div>
        <w:div w:id="1491023652">
          <w:marLeft w:val="0"/>
          <w:marRight w:val="0"/>
          <w:marTop w:val="0"/>
          <w:marBottom w:val="0"/>
          <w:divBdr>
            <w:top w:val="none" w:sz="0" w:space="0" w:color="auto"/>
            <w:left w:val="none" w:sz="0" w:space="0" w:color="auto"/>
            <w:bottom w:val="none" w:sz="0" w:space="0" w:color="auto"/>
            <w:right w:val="none" w:sz="0" w:space="0" w:color="auto"/>
          </w:divBdr>
        </w:div>
        <w:div w:id="169834539">
          <w:marLeft w:val="0"/>
          <w:marRight w:val="0"/>
          <w:marTop w:val="0"/>
          <w:marBottom w:val="0"/>
          <w:divBdr>
            <w:top w:val="none" w:sz="0" w:space="0" w:color="auto"/>
            <w:left w:val="none" w:sz="0" w:space="0" w:color="auto"/>
            <w:bottom w:val="none" w:sz="0" w:space="0" w:color="auto"/>
            <w:right w:val="none" w:sz="0" w:space="0" w:color="auto"/>
          </w:divBdr>
        </w:div>
        <w:div w:id="335379648">
          <w:marLeft w:val="0"/>
          <w:marRight w:val="0"/>
          <w:marTop w:val="0"/>
          <w:marBottom w:val="0"/>
          <w:divBdr>
            <w:top w:val="none" w:sz="0" w:space="0" w:color="auto"/>
            <w:left w:val="none" w:sz="0" w:space="0" w:color="auto"/>
            <w:bottom w:val="none" w:sz="0" w:space="0" w:color="auto"/>
            <w:right w:val="none" w:sz="0" w:space="0" w:color="auto"/>
          </w:divBdr>
        </w:div>
        <w:div w:id="2117747227">
          <w:marLeft w:val="0"/>
          <w:marRight w:val="0"/>
          <w:marTop w:val="0"/>
          <w:marBottom w:val="0"/>
          <w:divBdr>
            <w:top w:val="none" w:sz="0" w:space="0" w:color="auto"/>
            <w:left w:val="none" w:sz="0" w:space="0" w:color="auto"/>
            <w:bottom w:val="none" w:sz="0" w:space="0" w:color="auto"/>
            <w:right w:val="none" w:sz="0" w:space="0" w:color="auto"/>
          </w:divBdr>
        </w:div>
        <w:div w:id="656764030">
          <w:marLeft w:val="0"/>
          <w:marRight w:val="0"/>
          <w:marTop w:val="0"/>
          <w:marBottom w:val="0"/>
          <w:divBdr>
            <w:top w:val="none" w:sz="0" w:space="0" w:color="auto"/>
            <w:left w:val="none" w:sz="0" w:space="0" w:color="auto"/>
            <w:bottom w:val="none" w:sz="0" w:space="0" w:color="auto"/>
            <w:right w:val="none" w:sz="0" w:space="0" w:color="auto"/>
          </w:divBdr>
        </w:div>
        <w:div w:id="1128158982">
          <w:marLeft w:val="0"/>
          <w:marRight w:val="0"/>
          <w:marTop w:val="0"/>
          <w:marBottom w:val="0"/>
          <w:divBdr>
            <w:top w:val="none" w:sz="0" w:space="0" w:color="auto"/>
            <w:left w:val="none" w:sz="0" w:space="0" w:color="auto"/>
            <w:bottom w:val="none" w:sz="0" w:space="0" w:color="auto"/>
            <w:right w:val="none" w:sz="0" w:space="0" w:color="auto"/>
          </w:divBdr>
        </w:div>
        <w:div w:id="437405956">
          <w:marLeft w:val="0"/>
          <w:marRight w:val="0"/>
          <w:marTop w:val="0"/>
          <w:marBottom w:val="0"/>
          <w:divBdr>
            <w:top w:val="none" w:sz="0" w:space="0" w:color="auto"/>
            <w:left w:val="none" w:sz="0" w:space="0" w:color="auto"/>
            <w:bottom w:val="none" w:sz="0" w:space="0" w:color="auto"/>
            <w:right w:val="none" w:sz="0" w:space="0" w:color="auto"/>
          </w:divBdr>
        </w:div>
        <w:div w:id="1311710452">
          <w:marLeft w:val="0"/>
          <w:marRight w:val="0"/>
          <w:marTop w:val="0"/>
          <w:marBottom w:val="0"/>
          <w:divBdr>
            <w:top w:val="none" w:sz="0" w:space="0" w:color="auto"/>
            <w:left w:val="none" w:sz="0" w:space="0" w:color="auto"/>
            <w:bottom w:val="none" w:sz="0" w:space="0" w:color="auto"/>
            <w:right w:val="none" w:sz="0" w:space="0" w:color="auto"/>
          </w:divBdr>
        </w:div>
        <w:div w:id="1047533847">
          <w:marLeft w:val="0"/>
          <w:marRight w:val="0"/>
          <w:marTop w:val="0"/>
          <w:marBottom w:val="0"/>
          <w:divBdr>
            <w:top w:val="none" w:sz="0" w:space="0" w:color="auto"/>
            <w:left w:val="none" w:sz="0" w:space="0" w:color="auto"/>
            <w:bottom w:val="none" w:sz="0" w:space="0" w:color="auto"/>
            <w:right w:val="none" w:sz="0" w:space="0" w:color="auto"/>
          </w:divBdr>
        </w:div>
        <w:div w:id="202178796">
          <w:marLeft w:val="0"/>
          <w:marRight w:val="0"/>
          <w:marTop w:val="0"/>
          <w:marBottom w:val="0"/>
          <w:divBdr>
            <w:top w:val="none" w:sz="0" w:space="0" w:color="auto"/>
            <w:left w:val="none" w:sz="0" w:space="0" w:color="auto"/>
            <w:bottom w:val="none" w:sz="0" w:space="0" w:color="auto"/>
            <w:right w:val="none" w:sz="0" w:space="0" w:color="auto"/>
          </w:divBdr>
        </w:div>
        <w:div w:id="1748112748">
          <w:marLeft w:val="0"/>
          <w:marRight w:val="0"/>
          <w:marTop w:val="0"/>
          <w:marBottom w:val="0"/>
          <w:divBdr>
            <w:top w:val="none" w:sz="0" w:space="0" w:color="auto"/>
            <w:left w:val="none" w:sz="0" w:space="0" w:color="auto"/>
            <w:bottom w:val="none" w:sz="0" w:space="0" w:color="auto"/>
            <w:right w:val="none" w:sz="0" w:space="0" w:color="auto"/>
          </w:divBdr>
        </w:div>
        <w:div w:id="1440291720">
          <w:marLeft w:val="0"/>
          <w:marRight w:val="0"/>
          <w:marTop w:val="0"/>
          <w:marBottom w:val="0"/>
          <w:divBdr>
            <w:top w:val="none" w:sz="0" w:space="0" w:color="auto"/>
            <w:left w:val="none" w:sz="0" w:space="0" w:color="auto"/>
            <w:bottom w:val="none" w:sz="0" w:space="0" w:color="auto"/>
            <w:right w:val="none" w:sz="0" w:space="0" w:color="auto"/>
          </w:divBdr>
        </w:div>
        <w:div w:id="1379351973">
          <w:marLeft w:val="0"/>
          <w:marRight w:val="0"/>
          <w:marTop w:val="0"/>
          <w:marBottom w:val="0"/>
          <w:divBdr>
            <w:top w:val="none" w:sz="0" w:space="0" w:color="auto"/>
            <w:left w:val="none" w:sz="0" w:space="0" w:color="auto"/>
            <w:bottom w:val="none" w:sz="0" w:space="0" w:color="auto"/>
            <w:right w:val="none" w:sz="0" w:space="0" w:color="auto"/>
          </w:divBdr>
        </w:div>
        <w:div w:id="1916553294">
          <w:marLeft w:val="0"/>
          <w:marRight w:val="0"/>
          <w:marTop w:val="0"/>
          <w:marBottom w:val="0"/>
          <w:divBdr>
            <w:top w:val="none" w:sz="0" w:space="0" w:color="auto"/>
            <w:left w:val="none" w:sz="0" w:space="0" w:color="auto"/>
            <w:bottom w:val="none" w:sz="0" w:space="0" w:color="auto"/>
            <w:right w:val="none" w:sz="0" w:space="0" w:color="auto"/>
          </w:divBdr>
        </w:div>
        <w:div w:id="1764498460">
          <w:marLeft w:val="0"/>
          <w:marRight w:val="0"/>
          <w:marTop w:val="0"/>
          <w:marBottom w:val="0"/>
          <w:divBdr>
            <w:top w:val="none" w:sz="0" w:space="0" w:color="auto"/>
            <w:left w:val="none" w:sz="0" w:space="0" w:color="auto"/>
            <w:bottom w:val="none" w:sz="0" w:space="0" w:color="auto"/>
            <w:right w:val="none" w:sz="0" w:space="0" w:color="auto"/>
          </w:divBdr>
        </w:div>
        <w:div w:id="1890801084">
          <w:marLeft w:val="0"/>
          <w:marRight w:val="0"/>
          <w:marTop w:val="0"/>
          <w:marBottom w:val="0"/>
          <w:divBdr>
            <w:top w:val="none" w:sz="0" w:space="0" w:color="auto"/>
            <w:left w:val="none" w:sz="0" w:space="0" w:color="auto"/>
            <w:bottom w:val="none" w:sz="0" w:space="0" w:color="auto"/>
            <w:right w:val="none" w:sz="0" w:space="0" w:color="auto"/>
          </w:divBdr>
        </w:div>
        <w:div w:id="503522048">
          <w:marLeft w:val="0"/>
          <w:marRight w:val="0"/>
          <w:marTop w:val="0"/>
          <w:marBottom w:val="0"/>
          <w:divBdr>
            <w:top w:val="none" w:sz="0" w:space="0" w:color="auto"/>
            <w:left w:val="none" w:sz="0" w:space="0" w:color="auto"/>
            <w:bottom w:val="none" w:sz="0" w:space="0" w:color="auto"/>
            <w:right w:val="none" w:sz="0" w:space="0" w:color="auto"/>
          </w:divBdr>
        </w:div>
        <w:div w:id="1208103500">
          <w:marLeft w:val="0"/>
          <w:marRight w:val="0"/>
          <w:marTop w:val="0"/>
          <w:marBottom w:val="0"/>
          <w:divBdr>
            <w:top w:val="none" w:sz="0" w:space="0" w:color="auto"/>
            <w:left w:val="none" w:sz="0" w:space="0" w:color="auto"/>
            <w:bottom w:val="none" w:sz="0" w:space="0" w:color="auto"/>
            <w:right w:val="none" w:sz="0" w:space="0" w:color="auto"/>
          </w:divBdr>
        </w:div>
        <w:div w:id="420756359">
          <w:marLeft w:val="0"/>
          <w:marRight w:val="0"/>
          <w:marTop w:val="0"/>
          <w:marBottom w:val="0"/>
          <w:divBdr>
            <w:top w:val="none" w:sz="0" w:space="0" w:color="auto"/>
            <w:left w:val="none" w:sz="0" w:space="0" w:color="auto"/>
            <w:bottom w:val="none" w:sz="0" w:space="0" w:color="auto"/>
            <w:right w:val="none" w:sz="0" w:space="0" w:color="auto"/>
          </w:divBdr>
        </w:div>
        <w:div w:id="1036154722">
          <w:marLeft w:val="0"/>
          <w:marRight w:val="0"/>
          <w:marTop w:val="0"/>
          <w:marBottom w:val="0"/>
          <w:divBdr>
            <w:top w:val="none" w:sz="0" w:space="0" w:color="auto"/>
            <w:left w:val="none" w:sz="0" w:space="0" w:color="auto"/>
            <w:bottom w:val="none" w:sz="0" w:space="0" w:color="auto"/>
            <w:right w:val="none" w:sz="0" w:space="0" w:color="auto"/>
          </w:divBdr>
        </w:div>
        <w:div w:id="129516630">
          <w:marLeft w:val="0"/>
          <w:marRight w:val="0"/>
          <w:marTop w:val="0"/>
          <w:marBottom w:val="0"/>
          <w:divBdr>
            <w:top w:val="none" w:sz="0" w:space="0" w:color="auto"/>
            <w:left w:val="none" w:sz="0" w:space="0" w:color="auto"/>
            <w:bottom w:val="none" w:sz="0" w:space="0" w:color="auto"/>
            <w:right w:val="none" w:sz="0" w:space="0" w:color="auto"/>
          </w:divBdr>
        </w:div>
        <w:div w:id="236742972">
          <w:marLeft w:val="0"/>
          <w:marRight w:val="0"/>
          <w:marTop w:val="0"/>
          <w:marBottom w:val="0"/>
          <w:divBdr>
            <w:top w:val="none" w:sz="0" w:space="0" w:color="auto"/>
            <w:left w:val="none" w:sz="0" w:space="0" w:color="auto"/>
            <w:bottom w:val="none" w:sz="0" w:space="0" w:color="auto"/>
            <w:right w:val="none" w:sz="0" w:space="0" w:color="auto"/>
          </w:divBdr>
        </w:div>
        <w:div w:id="1198618276">
          <w:marLeft w:val="0"/>
          <w:marRight w:val="0"/>
          <w:marTop w:val="0"/>
          <w:marBottom w:val="0"/>
          <w:divBdr>
            <w:top w:val="none" w:sz="0" w:space="0" w:color="auto"/>
            <w:left w:val="none" w:sz="0" w:space="0" w:color="auto"/>
            <w:bottom w:val="none" w:sz="0" w:space="0" w:color="auto"/>
            <w:right w:val="none" w:sz="0" w:space="0" w:color="auto"/>
          </w:divBdr>
        </w:div>
        <w:div w:id="652295921">
          <w:marLeft w:val="0"/>
          <w:marRight w:val="0"/>
          <w:marTop w:val="0"/>
          <w:marBottom w:val="0"/>
          <w:divBdr>
            <w:top w:val="none" w:sz="0" w:space="0" w:color="auto"/>
            <w:left w:val="none" w:sz="0" w:space="0" w:color="auto"/>
            <w:bottom w:val="none" w:sz="0" w:space="0" w:color="auto"/>
            <w:right w:val="none" w:sz="0" w:space="0" w:color="auto"/>
          </w:divBdr>
        </w:div>
        <w:div w:id="1013384850">
          <w:marLeft w:val="0"/>
          <w:marRight w:val="0"/>
          <w:marTop w:val="0"/>
          <w:marBottom w:val="0"/>
          <w:divBdr>
            <w:top w:val="none" w:sz="0" w:space="0" w:color="auto"/>
            <w:left w:val="none" w:sz="0" w:space="0" w:color="auto"/>
            <w:bottom w:val="none" w:sz="0" w:space="0" w:color="auto"/>
            <w:right w:val="none" w:sz="0" w:space="0" w:color="auto"/>
          </w:divBdr>
        </w:div>
        <w:div w:id="261567645">
          <w:marLeft w:val="0"/>
          <w:marRight w:val="0"/>
          <w:marTop w:val="0"/>
          <w:marBottom w:val="0"/>
          <w:divBdr>
            <w:top w:val="none" w:sz="0" w:space="0" w:color="auto"/>
            <w:left w:val="none" w:sz="0" w:space="0" w:color="auto"/>
            <w:bottom w:val="none" w:sz="0" w:space="0" w:color="auto"/>
            <w:right w:val="none" w:sz="0" w:space="0" w:color="auto"/>
          </w:divBdr>
        </w:div>
        <w:div w:id="348794592">
          <w:marLeft w:val="0"/>
          <w:marRight w:val="0"/>
          <w:marTop w:val="0"/>
          <w:marBottom w:val="0"/>
          <w:divBdr>
            <w:top w:val="none" w:sz="0" w:space="0" w:color="auto"/>
            <w:left w:val="none" w:sz="0" w:space="0" w:color="auto"/>
            <w:bottom w:val="none" w:sz="0" w:space="0" w:color="auto"/>
            <w:right w:val="none" w:sz="0" w:space="0" w:color="auto"/>
          </w:divBdr>
        </w:div>
        <w:div w:id="1729574025">
          <w:marLeft w:val="0"/>
          <w:marRight w:val="0"/>
          <w:marTop w:val="0"/>
          <w:marBottom w:val="0"/>
          <w:divBdr>
            <w:top w:val="none" w:sz="0" w:space="0" w:color="auto"/>
            <w:left w:val="none" w:sz="0" w:space="0" w:color="auto"/>
            <w:bottom w:val="none" w:sz="0" w:space="0" w:color="auto"/>
            <w:right w:val="none" w:sz="0" w:space="0" w:color="auto"/>
          </w:divBdr>
        </w:div>
        <w:div w:id="1904178749">
          <w:marLeft w:val="0"/>
          <w:marRight w:val="0"/>
          <w:marTop w:val="0"/>
          <w:marBottom w:val="0"/>
          <w:divBdr>
            <w:top w:val="none" w:sz="0" w:space="0" w:color="auto"/>
            <w:left w:val="none" w:sz="0" w:space="0" w:color="auto"/>
            <w:bottom w:val="none" w:sz="0" w:space="0" w:color="auto"/>
            <w:right w:val="none" w:sz="0" w:space="0" w:color="auto"/>
          </w:divBdr>
        </w:div>
        <w:div w:id="1001396405">
          <w:marLeft w:val="0"/>
          <w:marRight w:val="0"/>
          <w:marTop w:val="0"/>
          <w:marBottom w:val="0"/>
          <w:divBdr>
            <w:top w:val="none" w:sz="0" w:space="0" w:color="auto"/>
            <w:left w:val="none" w:sz="0" w:space="0" w:color="auto"/>
            <w:bottom w:val="none" w:sz="0" w:space="0" w:color="auto"/>
            <w:right w:val="none" w:sz="0" w:space="0" w:color="auto"/>
          </w:divBdr>
        </w:div>
        <w:div w:id="1093433141">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86194440">
          <w:marLeft w:val="0"/>
          <w:marRight w:val="0"/>
          <w:marTop w:val="0"/>
          <w:marBottom w:val="0"/>
          <w:divBdr>
            <w:top w:val="none" w:sz="0" w:space="0" w:color="auto"/>
            <w:left w:val="none" w:sz="0" w:space="0" w:color="auto"/>
            <w:bottom w:val="none" w:sz="0" w:space="0" w:color="auto"/>
            <w:right w:val="none" w:sz="0" w:space="0" w:color="auto"/>
          </w:divBdr>
        </w:div>
        <w:div w:id="234435618">
          <w:marLeft w:val="0"/>
          <w:marRight w:val="0"/>
          <w:marTop w:val="0"/>
          <w:marBottom w:val="0"/>
          <w:divBdr>
            <w:top w:val="none" w:sz="0" w:space="0" w:color="auto"/>
            <w:left w:val="none" w:sz="0" w:space="0" w:color="auto"/>
            <w:bottom w:val="none" w:sz="0" w:space="0" w:color="auto"/>
            <w:right w:val="none" w:sz="0" w:space="0" w:color="auto"/>
          </w:divBdr>
        </w:div>
        <w:div w:id="619840053">
          <w:marLeft w:val="0"/>
          <w:marRight w:val="0"/>
          <w:marTop w:val="0"/>
          <w:marBottom w:val="0"/>
          <w:divBdr>
            <w:top w:val="none" w:sz="0" w:space="0" w:color="auto"/>
            <w:left w:val="none" w:sz="0" w:space="0" w:color="auto"/>
            <w:bottom w:val="none" w:sz="0" w:space="0" w:color="auto"/>
            <w:right w:val="none" w:sz="0" w:space="0" w:color="auto"/>
          </w:divBdr>
        </w:div>
        <w:div w:id="794254236">
          <w:marLeft w:val="0"/>
          <w:marRight w:val="0"/>
          <w:marTop w:val="0"/>
          <w:marBottom w:val="0"/>
          <w:divBdr>
            <w:top w:val="none" w:sz="0" w:space="0" w:color="auto"/>
            <w:left w:val="none" w:sz="0" w:space="0" w:color="auto"/>
            <w:bottom w:val="none" w:sz="0" w:space="0" w:color="auto"/>
            <w:right w:val="none" w:sz="0" w:space="0" w:color="auto"/>
          </w:divBdr>
        </w:div>
        <w:div w:id="419107280">
          <w:marLeft w:val="0"/>
          <w:marRight w:val="0"/>
          <w:marTop w:val="0"/>
          <w:marBottom w:val="0"/>
          <w:divBdr>
            <w:top w:val="none" w:sz="0" w:space="0" w:color="auto"/>
            <w:left w:val="none" w:sz="0" w:space="0" w:color="auto"/>
            <w:bottom w:val="none" w:sz="0" w:space="0" w:color="auto"/>
            <w:right w:val="none" w:sz="0" w:space="0" w:color="auto"/>
          </w:divBdr>
        </w:div>
        <w:div w:id="1774855935">
          <w:marLeft w:val="0"/>
          <w:marRight w:val="0"/>
          <w:marTop w:val="0"/>
          <w:marBottom w:val="0"/>
          <w:divBdr>
            <w:top w:val="none" w:sz="0" w:space="0" w:color="auto"/>
            <w:left w:val="none" w:sz="0" w:space="0" w:color="auto"/>
            <w:bottom w:val="none" w:sz="0" w:space="0" w:color="auto"/>
            <w:right w:val="none" w:sz="0" w:space="0" w:color="auto"/>
          </w:divBdr>
        </w:div>
        <w:div w:id="711731567">
          <w:marLeft w:val="0"/>
          <w:marRight w:val="0"/>
          <w:marTop w:val="0"/>
          <w:marBottom w:val="0"/>
          <w:divBdr>
            <w:top w:val="none" w:sz="0" w:space="0" w:color="auto"/>
            <w:left w:val="none" w:sz="0" w:space="0" w:color="auto"/>
            <w:bottom w:val="none" w:sz="0" w:space="0" w:color="auto"/>
            <w:right w:val="none" w:sz="0" w:space="0" w:color="auto"/>
          </w:divBdr>
        </w:div>
        <w:div w:id="398477516">
          <w:marLeft w:val="0"/>
          <w:marRight w:val="0"/>
          <w:marTop w:val="0"/>
          <w:marBottom w:val="0"/>
          <w:divBdr>
            <w:top w:val="none" w:sz="0" w:space="0" w:color="auto"/>
            <w:left w:val="none" w:sz="0" w:space="0" w:color="auto"/>
            <w:bottom w:val="none" w:sz="0" w:space="0" w:color="auto"/>
            <w:right w:val="none" w:sz="0" w:space="0" w:color="auto"/>
          </w:divBdr>
        </w:div>
        <w:div w:id="1741059492">
          <w:marLeft w:val="0"/>
          <w:marRight w:val="0"/>
          <w:marTop w:val="0"/>
          <w:marBottom w:val="0"/>
          <w:divBdr>
            <w:top w:val="none" w:sz="0" w:space="0" w:color="auto"/>
            <w:left w:val="none" w:sz="0" w:space="0" w:color="auto"/>
            <w:bottom w:val="none" w:sz="0" w:space="0" w:color="auto"/>
            <w:right w:val="none" w:sz="0" w:space="0" w:color="auto"/>
          </w:divBdr>
        </w:div>
        <w:div w:id="1250164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vdo.a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bestinterviewquestion.com/question/is-bootstrap-less-or-sass-explain-mmqvg95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19</Pages>
  <Words>1890</Words>
  <Characters>10776</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3) What are the reasons behind using SASS?</vt:lpstr>
      <vt:lpstr>        4) What are the advantages of Sass?</vt:lpstr>
      <vt:lpstr>        6) Which variable is used to define SASS?</vt:lpstr>
      <vt:lpstr>        7) What are nested rules in Sass?</vt:lpstr>
      <vt:lpstr>        8) Define the use of Sass Mixin function?</vt:lpstr>
      <vt:lpstr>        9) What is the use of @extend directive in SASS?</vt:lpstr>
      <vt:lpstr>        10) What is the way to write a placeholder selector in Sass?</vt:lpstr>
      <vt:lpstr>        11) What are number operations in Sass?</vt:lpstr>
      <vt:lpstr>        12) How can we perform Boolean operations in Sass?</vt:lpstr>
      <vt:lpstr>        13) What are the color operations in Sass?</vt:lpstr>
      <vt:lpstr>        15) How many ways can we use SASS?</vt:lpstr>
      <vt:lpstr>        16) Which one is better, Sass or Less?</vt:lpstr>
      <vt:lpstr>        17) What are parentheses in Sass?</vt:lpstr>
      <vt:lpstr>        18) What is the use of DRY-ing out a Mixin function in Sass?</vt:lpstr>
      <vt:lpstr>        19) Describe the difference between Sass comment and regular CSS comment?</vt:lpstr>
      <vt:lpstr>        20) Which directive is used to detect the errors in SASS?</vt:lpstr>
      <vt:lpstr>        21) What are the requirements of SASS system?</vt:lpstr>
      <vt:lpstr>        22) What is the role of @media directive in SASS?</vt:lpstr>
      <vt:lpstr>        23) What is the use of at-root directive in SASS?</vt:lpstr>
      <vt:lpstr>        2) Who is the father of SASS?</vt:lpstr>
      <vt:lpstr>        4) List some alternative of SASS?</vt:lpstr>
      <vt:lpstr>        11) How many output styles are there in sass?</vt:lpstr>
      <vt:lpstr>        15) How comfortable are you with Sass?</vt:lpstr>
    </vt:vector>
  </TitlesOfParts>
  <Company/>
  <LinksUpToDate>false</LinksUpToDate>
  <CharactersWithSpaces>12641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dc:creator>
  <cp:keywords/>
  <dc:description/>
  <cp:lastModifiedBy>Ashik</cp:lastModifiedBy>
  <cp:revision>59</cp:revision>
  <dcterms:created xsi:type="dcterms:W3CDTF">2020-06-20T13:41:00Z</dcterms:created>
  <dcterms:modified xsi:type="dcterms:W3CDTF">2020-07-10T03:21:00Z</dcterms:modified>
</cp:coreProperties>
</file>